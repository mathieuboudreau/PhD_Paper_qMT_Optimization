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D2B" w:rsidRPr="004964B3" w:rsidRDefault="00A91D2B" w:rsidP="004720FD">
      <w:pPr>
        <w:spacing w:after="0" w:line="240" w:lineRule="auto"/>
        <w:jc w:val="center"/>
        <w:rPr>
          <w:color w:val="FF0000"/>
        </w:rPr>
      </w:pPr>
    </w:p>
    <w:p w:rsidR="00A91D2B" w:rsidRPr="00480E6C" w:rsidRDefault="00A91D2B" w:rsidP="004720FD">
      <w:pPr>
        <w:spacing w:after="0" w:line="240" w:lineRule="auto"/>
        <w:jc w:val="center"/>
      </w:pPr>
    </w:p>
    <w:p w:rsidR="00A91D2B" w:rsidRPr="00480E6C" w:rsidRDefault="00A91D2B" w:rsidP="003438BA">
      <w:pPr>
        <w:spacing w:after="0" w:line="240" w:lineRule="auto"/>
        <w:jc w:val="center"/>
        <w:rPr>
          <w:sz w:val="40"/>
          <w:szCs w:val="40"/>
        </w:rPr>
      </w:pPr>
    </w:p>
    <w:p w:rsidR="00A91D2B" w:rsidRPr="006B63CE" w:rsidRDefault="009844DC" w:rsidP="00616EBF">
      <w:pPr>
        <w:pStyle w:val="Title"/>
      </w:pPr>
      <w:ins w:id="0" w:author="Mathieu Boudreau" w:date="2017-10-18T11:02:00Z">
        <w:r>
          <w:t>Sensitivity-</w:t>
        </w:r>
      </w:ins>
      <w:ins w:id="1" w:author="Mathieu Boudreau" w:date="2017-10-18T17:00:00Z">
        <w:r w:rsidR="00844456">
          <w:t>R</w:t>
        </w:r>
      </w:ins>
      <w:ins w:id="2" w:author="Mathieu Boudreau" w:date="2017-10-18T11:02:00Z">
        <w:r>
          <w:t xml:space="preserve">egularization of the </w:t>
        </w:r>
        <w:proofErr w:type="spellStart"/>
        <w:r>
          <w:t>Cram</w:t>
        </w:r>
      </w:ins>
      <w:ins w:id="3" w:author="Mathieu Boudreau" w:date="2017-10-18T11:03:00Z">
        <w:r>
          <w:t>ér</w:t>
        </w:r>
        <w:proofErr w:type="spellEnd"/>
        <w:r>
          <w:t xml:space="preserve">-Rao Lower Bound </w:t>
        </w:r>
      </w:ins>
      <w:ins w:id="4" w:author="G. Bruce Pike" w:date="2017-10-19T09:34:00Z">
        <w:r w:rsidR="00503050">
          <w:t>to Minimize B</w:t>
        </w:r>
        <w:r w:rsidR="00503050" w:rsidRPr="00503050">
          <w:rPr>
            <w:vertAlign w:val="subscript"/>
            <w:rPrChange w:id="5" w:author="G. Bruce Pike" w:date="2017-10-19T09:35:00Z">
              <w:rPr/>
            </w:rPrChange>
          </w:rPr>
          <w:t>1</w:t>
        </w:r>
      </w:ins>
      <w:ins w:id="6" w:author="G. Bruce Pike" w:date="2017-10-19T09:35:00Z">
        <w:r w:rsidR="00503050">
          <w:rPr>
            <w:vertAlign w:val="subscript"/>
          </w:rPr>
          <w:t xml:space="preserve"> </w:t>
        </w:r>
        <w:proofErr w:type="spellStart"/>
        <w:r w:rsidR="00503050">
          <w:t>Nonuniformity</w:t>
        </w:r>
        <w:proofErr w:type="spellEnd"/>
        <w:r w:rsidR="00503050">
          <w:t xml:space="preserve"> Effects </w:t>
        </w:r>
      </w:ins>
      <w:ins w:id="7" w:author="Mathieu Boudreau" w:date="2017-10-18T11:03:00Z">
        <w:del w:id="8" w:author="G. Bruce Pike" w:date="2017-10-19T09:34:00Z">
          <w:r w:rsidDel="00503050">
            <w:delText>for</w:delText>
          </w:r>
          <w:r w:rsidR="003D1E49" w:rsidDel="00503050">
            <w:delText xml:space="preserve"> B</w:delText>
          </w:r>
          <w:r w:rsidR="003D1E49" w:rsidDel="00503050">
            <w:rPr>
              <w:vertAlign w:val="subscript"/>
            </w:rPr>
            <w:delText>1</w:delText>
          </w:r>
          <w:r w:rsidR="003D1E49" w:rsidDel="00503050">
            <w:delText xml:space="preserve">-Insensitivity Protocol Design of Optimization </w:delText>
          </w:r>
        </w:del>
        <w:del w:id="9" w:author="G. Bruce Pike" w:date="2017-10-19T09:36:00Z">
          <w:r w:rsidR="003D1E49" w:rsidDel="00503050">
            <w:delText>of</w:delText>
          </w:r>
        </w:del>
      </w:ins>
      <w:ins w:id="10" w:author="G. Bruce Pike" w:date="2017-10-19T09:36:00Z">
        <w:r w:rsidR="00503050">
          <w:t>in</w:t>
        </w:r>
      </w:ins>
      <w:ins w:id="11" w:author="Mathieu Boudreau" w:date="2017-10-18T11:03:00Z">
        <w:r>
          <w:t xml:space="preserve"> </w:t>
        </w:r>
      </w:ins>
      <w:r w:rsidR="006B63CE">
        <w:t>Quantitative Magnetization Transfer</w:t>
      </w:r>
      <w:ins w:id="12" w:author="G. Bruce Pike" w:date="2017-10-19T09:34:00Z">
        <w:r w:rsidR="00503050">
          <w:t xml:space="preserve"> Imaging</w:t>
        </w:r>
      </w:ins>
      <w:del w:id="13" w:author="Mathieu Boudreau" w:date="2017-10-18T11:04:00Z">
        <w:r w:rsidR="006B63CE" w:rsidDel="003D1E49">
          <w:delText xml:space="preserve"> </w:delText>
        </w:r>
      </w:del>
      <w:del w:id="14" w:author="Mathieu Boudreau" w:date="2017-10-18T11:03:00Z">
        <w:r w:rsidR="006B63CE" w:rsidDel="003D1E49">
          <w:delText xml:space="preserve">Protocol </w:delText>
        </w:r>
        <w:r w:rsidR="00707EF4" w:rsidDel="003D1E49">
          <w:delText xml:space="preserve">Design </w:delText>
        </w:r>
        <w:r w:rsidR="006B63CE" w:rsidDel="003D1E49">
          <w:delText>Optimization for B</w:delText>
        </w:r>
        <w:r w:rsidR="006B63CE" w:rsidDel="003D1E49">
          <w:rPr>
            <w:vertAlign w:val="subscript"/>
          </w:rPr>
          <w:delText>1</w:delText>
        </w:r>
        <w:r w:rsidR="006B63CE" w:rsidDel="003D1E49">
          <w:delText>-</w:delText>
        </w:r>
        <w:r w:rsidR="0008214F" w:rsidDel="003D1E49">
          <w:delText>I</w:delText>
        </w:r>
        <w:r w:rsidR="006B63CE" w:rsidDel="003D1E49">
          <w:delText xml:space="preserve">nsensitivity </w:delText>
        </w:r>
      </w:del>
      <w:del w:id="15" w:author="Mathieu Boudreau" w:date="2017-10-18T11:02:00Z">
        <w:r w:rsidR="006B63CE" w:rsidDel="009844DC">
          <w:delText>through Sensitivity-Regularization of the Cramér-Rao Lower Bound</w:delText>
        </w:r>
      </w:del>
    </w:p>
    <w:p w:rsidR="00A91D2B" w:rsidRPr="00382E5F" w:rsidRDefault="00A91D2B" w:rsidP="0008214F">
      <w:pPr>
        <w:spacing w:after="0" w:line="240" w:lineRule="auto"/>
        <w:jc w:val="center"/>
      </w:pPr>
    </w:p>
    <w:p w:rsidR="00A41043" w:rsidRPr="00382E5F" w:rsidRDefault="00A41043" w:rsidP="004720FD">
      <w:pPr>
        <w:spacing w:after="0" w:line="240" w:lineRule="auto"/>
        <w:jc w:val="center"/>
      </w:pPr>
    </w:p>
    <w:p w:rsidR="00A41043" w:rsidRPr="00382E5F" w:rsidRDefault="00A41043" w:rsidP="004720FD">
      <w:pPr>
        <w:spacing w:after="0" w:line="240" w:lineRule="auto"/>
        <w:jc w:val="center"/>
      </w:pPr>
    </w:p>
    <w:p w:rsidR="00A41043" w:rsidRPr="00382E5F" w:rsidRDefault="00A41043" w:rsidP="004720FD">
      <w:pPr>
        <w:spacing w:after="0" w:line="240" w:lineRule="auto"/>
        <w:jc w:val="center"/>
      </w:pPr>
    </w:p>
    <w:p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rsidR="00A91D2B" w:rsidRPr="00382E5F" w:rsidRDefault="00A91D2B" w:rsidP="004720FD">
      <w:pPr>
        <w:spacing w:after="0" w:line="240" w:lineRule="auto"/>
        <w:jc w:val="center"/>
      </w:pPr>
    </w:p>
    <w:p w:rsidR="00BC1071" w:rsidRPr="00382E5F" w:rsidRDefault="00BC1071" w:rsidP="004720FD">
      <w:pPr>
        <w:spacing w:after="0" w:line="240" w:lineRule="auto"/>
        <w:jc w:val="center"/>
      </w:pPr>
    </w:p>
    <w:p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rsidR="00A91D2B" w:rsidRPr="00480E6C" w:rsidRDefault="00A91D2B" w:rsidP="004720FD">
      <w:pPr>
        <w:spacing w:after="0" w:line="240" w:lineRule="auto"/>
        <w:jc w:val="center"/>
      </w:pPr>
    </w:p>
    <w:p w:rsidR="00A91D2B" w:rsidRPr="00480E6C" w:rsidRDefault="00A91D2B" w:rsidP="004720FD">
      <w:pPr>
        <w:spacing w:after="0" w:line="240" w:lineRule="auto"/>
        <w:jc w:val="center"/>
      </w:pPr>
    </w:p>
    <w:p w:rsidR="00A91D2B" w:rsidRPr="00480E6C" w:rsidRDefault="00A91D2B" w:rsidP="004720FD">
      <w:pPr>
        <w:spacing w:after="0" w:line="240" w:lineRule="auto"/>
        <w:jc w:val="center"/>
      </w:pPr>
    </w:p>
    <w:p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rsidR="005673C2" w:rsidRPr="00747715" w:rsidRDefault="005673C2" w:rsidP="004720FD">
      <w:pPr>
        <w:spacing w:after="0" w:line="240" w:lineRule="auto"/>
        <w:jc w:val="center"/>
      </w:pPr>
    </w:p>
    <w:p w:rsidR="005673C2" w:rsidRPr="00747715" w:rsidRDefault="005673C2" w:rsidP="004720FD">
      <w:pPr>
        <w:spacing w:after="0" w:line="240" w:lineRule="auto"/>
        <w:jc w:val="center"/>
      </w:pPr>
    </w:p>
    <w:p w:rsidR="005673C2" w:rsidRPr="00B44270" w:rsidRDefault="005673C2" w:rsidP="004720FD">
      <w:pPr>
        <w:spacing w:after="0" w:line="240" w:lineRule="auto"/>
        <w:jc w:val="center"/>
        <w:rPr>
          <w:b/>
        </w:rPr>
      </w:pPr>
      <w:r w:rsidRPr="00747715">
        <w:rPr>
          <w:b/>
        </w:rPr>
        <w:t xml:space="preserve">Corresponding author </w:t>
      </w:r>
    </w:p>
    <w:p w:rsidR="005673C2" w:rsidRDefault="005673C2" w:rsidP="004720FD">
      <w:pPr>
        <w:spacing w:after="0" w:line="240" w:lineRule="auto"/>
        <w:jc w:val="center"/>
      </w:pPr>
      <w:r w:rsidRPr="00B44270">
        <w:t>Mathieu Boudreau</w:t>
      </w:r>
    </w:p>
    <w:p w:rsidR="005673C2" w:rsidRPr="00B44270" w:rsidRDefault="005673C2" w:rsidP="004720FD">
      <w:pPr>
        <w:spacing w:after="0" w:line="240" w:lineRule="auto"/>
        <w:jc w:val="center"/>
      </w:pPr>
      <w:r>
        <w:t xml:space="preserve">Room WB-325, </w:t>
      </w:r>
      <w:r w:rsidRPr="00747715">
        <w:t>McConnell Brain Imaging Centre</w:t>
      </w:r>
    </w:p>
    <w:p w:rsidR="005673C2" w:rsidRPr="00747715" w:rsidRDefault="005673C2" w:rsidP="004720FD">
      <w:pPr>
        <w:spacing w:after="0" w:line="240" w:lineRule="auto"/>
        <w:jc w:val="center"/>
      </w:pPr>
      <w:r w:rsidRPr="00747715">
        <w:t xml:space="preserve">Montreal Neurological Institute </w:t>
      </w:r>
    </w:p>
    <w:p w:rsidR="005673C2" w:rsidRPr="00747715" w:rsidRDefault="005673C2" w:rsidP="004720FD">
      <w:pPr>
        <w:spacing w:after="0" w:line="240" w:lineRule="auto"/>
        <w:jc w:val="center"/>
      </w:pPr>
      <w:r w:rsidRPr="00747715">
        <w:t>McGill University, Montreal</w:t>
      </w:r>
    </w:p>
    <w:p w:rsidR="005673C2" w:rsidRDefault="005673C2" w:rsidP="004720FD">
      <w:pPr>
        <w:spacing w:after="0" w:line="240" w:lineRule="auto"/>
        <w:jc w:val="center"/>
      </w:pPr>
      <w:r w:rsidRPr="00747715">
        <w:t>Quebec, Canada</w:t>
      </w:r>
    </w:p>
    <w:p w:rsidR="005673C2" w:rsidRPr="00747715" w:rsidRDefault="005673C2" w:rsidP="004720FD">
      <w:pPr>
        <w:spacing w:after="0" w:line="240" w:lineRule="auto"/>
        <w:jc w:val="center"/>
      </w:pPr>
      <w:r w:rsidRPr="004A6E2C">
        <w:t>H3A 2B4</w:t>
      </w:r>
    </w:p>
    <w:p w:rsidR="005673C2" w:rsidRPr="009B7D97" w:rsidRDefault="005673C2" w:rsidP="004720FD">
      <w:pPr>
        <w:spacing w:after="0" w:line="240" w:lineRule="auto"/>
        <w:jc w:val="center"/>
      </w:pPr>
      <w:r w:rsidRPr="009B7D97">
        <w:t>E-mail: mathieu.boudreau2@mail.mcgill.ca</w:t>
      </w:r>
    </w:p>
    <w:p w:rsidR="005673C2" w:rsidRPr="00B44270" w:rsidRDefault="005673C2" w:rsidP="004720FD">
      <w:pPr>
        <w:spacing w:after="0" w:line="240" w:lineRule="auto"/>
        <w:jc w:val="center"/>
      </w:pPr>
      <w:r w:rsidRPr="00B44270">
        <w:t>Phone: (438) 822-8747</w:t>
      </w:r>
    </w:p>
    <w:p w:rsidR="00A91D2B" w:rsidRDefault="00A91D2B" w:rsidP="004720FD">
      <w:pPr>
        <w:spacing w:after="0" w:line="240" w:lineRule="auto"/>
        <w:jc w:val="center"/>
      </w:pPr>
    </w:p>
    <w:p w:rsidR="00BC1071" w:rsidRPr="00480E6C" w:rsidRDefault="00BC1071" w:rsidP="004720FD">
      <w:pPr>
        <w:spacing w:after="0" w:line="240" w:lineRule="auto"/>
        <w:jc w:val="center"/>
      </w:pPr>
    </w:p>
    <w:p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rsidR="005673C2" w:rsidRPr="00747715" w:rsidRDefault="005673C2" w:rsidP="004720FD">
      <w:pPr>
        <w:spacing w:after="0" w:line="240" w:lineRule="auto"/>
        <w:jc w:val="center"/>
      </w:pPr>
    </w:p>
    <w:p w:rsidR="005673C2" w:rsidRDefault="005673C2" w:rsidP="004720FD">
      <w:pPr>
        <w:spacing w:after="0" w:line="240" w:lineRule="auto"/>
        <w:jc w:val="center"/>
      </w:pPr>
      <w:r>
        <w:rPr>
          <w:b/>
        </w:rPr>
        <w:t>Running title:</w:t>
      </w:r>
      <w:r w:rsidRPr="00A47E15">
        <w:t xml:space="preserve"> </w:t>
      </w:r>
      <w:r w:rsidR="00534B37">
        <w:t xml:space="preserve">qMT Optimization </w:t>
      </w:r>
      <w:ins w:id="16" w:author="Mathieu Boudreau" w:date="2017-10-18T17:01:00Z">
        <w:r w:rsidR="004618F9">
          <w:t>by</w:t>
        </w:r>
      </w:ins>
      <w:del w:id="17" w:author="Mathieu Boudreau" w:date="2017-10-18T17:01:00Z">
        <w:r w:rsidR="00534B37" w:rsidDel="004618F9">
          <w:delText>through</w:delText>
        </w:r>
      </w:del>
      <w:r w:rsidR="00534B37">
        <w:t xml:space="preserve"> </w:t>
      </w:r>
      <w:ins w:id="18" w:author="Mathieu Boudreau" w:date="2017-10-18T17:01:00Z">
        <w:r w:rsidR="004618F9">
          <w:t>B</w:t>
        </w:r>
        <w:r w:rsidR="004618F9">
          <w:rPr>
            <w:vertAlign w:val="subscript"/>
          </w:rPr>
          <w:t>1</w:t>
        </w:r>
        <w:r w:rsidR="004618F9">
          <w:t>-</w:t>
        </w:r>
      </w:ins>
      <w:r w:rsidR="00534B37">
        <w:t>Sensitivity</w:t>
      </w:r>
      <w:ins w:id="19" w:author="Mathieu Boudreau" w:date="2017-10-18T17:01:00Z">
        <w:r w:rsidR="004618F9">
          <w:t xml:space="preserve"> </w:t>
        </w:r>
      </w:ins>
      <w:ins w:id="20" w:author="Mathieu Boudreau" w:date="2017-10-18T17:02:00Z">
        <w:r w:rsidR="004618F9">
          <w:t>CRLB-</w:t>
        </w:r>
      </w:ins>
      <w:del w:id="21" w:author="Mathieu Boudreau" w:date="2017-10-18T17:01:00Z">
        <w:r w:rsidR="00534B37" w:rsidDel="004618F9">
          <w:delText>-</w:delText>
        </w:r>
      </w:del>
      <w:r w:rsidR="00534B37">
        <w:t>Regulariz</w:t>
      </w:r>
      <w:ins w:id="22" w:author="Mathieu Boudreau" w:date="2017-10-18T17:01:00Z">
        <w:r w:rsidR="004618F9">
          <w:t>ation</w:t>
        </w:r>
      </w:ins>
      <w:del w:id="23" w:author="Mathieu Boudreau" w:date="2017-10-18T17:01:00Z">
        <w:r w:rsidR="00534B37" w:rsidDel="004618F9">
          <w:delText>ed</w:delText>
        </w:r>
      </w:del>
      <w:del w:id="24" w:author="Mathieu Boudreau" w:date="2017-10-18T17:02:00Z">
        <w:r w:rsidR="00534B37" w:rsidDel="004618F9">
          <w:delText xml:space="preserve"> CRLB</w:delText>
        </w:r>
      </w:del>
    </w:p>
    <w:p w:rsidR="00A91D2B" w:rsidRDefault="00A91D2B" w:rsidP="004720FD">
      <w:pPr>
        <w:spacing w:after="0" w:line="240" w:lineRule="auto"/>
        <w:jc w:val="center"/>
      </w:pPr>
    </w:p>
    <w:p w:rsidR="005673C2" w:rsidRPr="00480E6C" w:rsidRDefault="005673C2" w:rsidP="004720FD">
      <w:pPr>
        <w:spacing w:after="0" w:line="240" w:lineRule="auto"/>
        <w:jc w:val="center"/>
      </w:pPr>
    </w:p>
    <w:p w:rsidR="006A1824" w:rsidRDefault="00A91D2B" w:rsidP="004720FD">
      <w:pPr>
        <w:spacing w:after="0" w:line="240" w:lineRule="auto"/>
        <w:jc w:val="center"/>
        <w:rPr>
          <w:b/>
        </w:rPr>
      </w:pPr>
      <w:r w:rsidRPr="00480E6C">
        <w:rPr>
          <w:b/>
        </w:rPr>
        <w:t xml:space="preserve">Word count: </w:t>
      </w:r>
      <w:del w:id="25" w:author="Mathieu Boudreau" w:date="2017-10-18T17:01:00Z">
        <w:r w:rsidR="00420572" w:rsidDel="004618F9">
          <w:rPr>
            <w:b/>
          </w:rPr>
          <w:delText>4</w:delText>
        </w:r>
        <w:r w:rsidR="00822DE5" w:rsidDel="004618F9">
          <w:rPr>
            <w:b/>
          </w:rPr>
          <w:delText>6</w:delText>
        </w:r>
        <w:r w:rsidR="00D8220A" w:rsidDel="004618F9">
          <w:rPr>
            <w:b/>
          </w:rPr>
          <w:delText>8</w:delText>
        </w:r>
        <w:r w:rsidR="00E73104" w:rsidDel="004618F9">
          <w:rPr>
            <w:b/>
          </w:rPr>
          <w:delText>8</w:delText>
        </w:r>
      </w:del>
      <w:ins w:id="26" w:author="Mathieu Boudreau" w:date="2017-10-18T17:01:00Z">
        <w:r w:rsidR="004618F9">
          <w:rPr>
            <w:b/>
          </w:rPr>
          <w:t>4713</w:t>
        </w:r>
      </w:ins>
    </w:p>
    <w:p w:rsidR="005673C2" w:rsidRPr="00E536AE" w:rsidRDefault="006A1824" w:rsidP="00534B37">
      <w:pPr>
        <w:spacing w:line="240" w:lineRule="auto"/>
        <w:jc w:val="center"/>
        <w:rPr>
          <w:b/>
          <w:sz w:val="28"/>
          <w:szCs w:val="28"/>
        </w:rPr>
      </w:pPr>
      <w:commentRangeStart w:id="27"/>
      <w:r w:rsidRPr="00A47E15">
        <w:br w:type="page"/>
      </w:r>
      <w:r w:rsidR="005673C2">
        <w:rPr>
          <w:b/>
          <w:sz w:val="28"/>
          <w:szCs w:val="28"/>
        </w:rPr>
        <w:t xml:space="preserve">Title: </w:t>
      </w:r>
      <w:ins w:id="28" w:author="Mathieu Boudreau" w:date="2017-10-18T11:04:00Z">
        <w:r w:rsidR="003D1E49" w:rsidRPr="003D1E49">
          <w:rPr>
            <w:b/>
            <w:sz w:val="28"/>
            <w:szCs w:val="28"/>
          </w:rPr>
          <w:t xml:space="preserve">Sensitivity-regularization of the </w:t>
        </w:r>
        <w:proofErr w:type="spellStart"/>
        <w:r w:rsidR="003D1E49" w:rsidRPr="003D1E49">
          <w:rPr>
            <w:b/>
            <w:sz w:val="28"/>
            <w:szCs w:val="28"/>
          </w:rPr>
          <w:t>Cramér</w:t>
        </w:r>
        <w:proofErr w:type="spellEnd"/>
        <w:r w:rsidR="003D1E49" w:rsidRPr="003D1E49">
          <w:rPr>
            <w:b/>
            <w:sz w:val="28"/>
            <w:szCs w:val="28"/>
          </w:rPr>
          <w:t>-Rao Lower Bound for B</w:t>
        </w:r>
        <w:r w:rsidR="003D1E49" w:rsidRPr="003D1E49">
          <w:rPr>
            <w:b/>
            <w:sz w:val="28"/>
            <w:szCs w:val="28"/>
            <w:vertAlign w:val="subscript"/>
            <w:rPrChange w:id="29" w:author="Mathieu Boudreau" w:date="2017-10-18T11:04:00Z">
              <w:rPr>
                <w:b/>
                <w:sz w:val="28"/>
                <w:szCs w:val="28"/>
              </w:rPr>
            </w:rPrChange>
          </w:rPr>
          <w:t>1</w:t>
        </w:r>
        <w:r w:rsidR="003D1E49" w:rsidRPr="003D1E49">
          <w:rPr>
            <w:b/>
            <w:sz w:val="28"/>
            <w:szCs w:val="28"/>
          </w:rPr>
          <w:t>-Insensitivity Protocol Design of Optimization of Quantitative Magnetization Transfer</w:t>
        </w:r>
      </w:ins>
      <w:del w:id="30" w:author="Mathieu Boudreau" w:date="2017-10-18T11:04:00Z">
        <w:r w:rsidR="00534B37" w:rsidRPr="00534B37" w:rsidDel="003D1E49">
          <w:rPr>
            <w:b/>
            <w:sz w:val="28"/>
            <w:szCs w:val="28"/>
          </w:rPr>
          <w:delText>Quantitative Magnetization Transfer Acquisition Protocol Optimization for B</w:delText>
        </w:r>
        <w:r w:rsidR="00534B37" w:rsidRPr="00534B37" w:rsidDel="003D1E49">
          <w:rPr>
            <w:b/>
            <w:sz w:val="28"/>
            <w:szCs w:val="28"/>
            <w:vertAlign w:val="subscript"/>
          </w:rPr>
          <w:delText>1</w:delText>
        </w:r>
        <w:r w:rsidR="00534B37" w:rsidRPr="00534B37" w:rsidDel="003D1E49">
          <w:rPr>
            <w:b/>
            <w:sz w:val="28"/>
            <w:szCs w:val="28"/>
          </w:rPr>
          <w:delText>-Insensitivity through Sensitivity-Regularization of the Cramér-Rao Lower Bound</w:delText>
        </w:r>
      </w:del>
      <w:commentRangeEnd w:id="27"/>
      <w:r w:rsidR="00503050">
        <w:rPr>
          <w:rStyle w:val="CommentReference"/>
        </w:rPr>
        <w:commentReference w:id="27"/>
      </w:r>
    </w:p>
    <w:p w:rsidR="005673C2" w:rsidRPr="00747715" w:rsidRDefault="005673C2" w:rsidP="00262B46">
      <w:pPr>
        <w:jc w:val="center"/>
        <w:rPr>
          <w:b/>
        </w:rPr>
      </w:pPr>
      <w:r w:rsidRPr="00E536AE">
        <w:rPr>
          <w:b/>
        </w:rPr>
        <w:t>Abstract</w:t>
      </w:r>
    </w:p>
    <w:p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w:t>
      </w:r>
      <w:del w:id="31" w:author="Mathieu Boudreau" w:date="2017-10-18T15:47:00Z">
        <w:r w:rsidR="0078271C" w:rsidDel="00FE2978">
          <w:delText xml:space="preserve"> (12 MT flip-angles, 26 off-resonance frequencies)</w:delText>
        </w:r>
      </w:del>
      <w:r w:rsidR="0078271C">
        <w:t>, with and without B</w:t>
      </w:r>
      <w:r w:rsidR="0078271C">
        <w:rPr>
          <w:vertAlign w:val="subscript"/>
        </w:rPr>
        <w:t>1</w:t>
      </w:r>
      <w:r w:rsidR="0078271C">
        <w:t>-regularization</w:t>
      </w:r>
      <w:del w:id="32" w:author="Mathieu Boudreau" w:date="2017-10-18T11:05:00Z">
        <w:r w:rsidR="005812D4" w:rsidDel="003D1E49">
          <w:delText xml:space="preserve"> (using a B</w:delText>
        </w:r>
        <w:r w:rsidR="005812D4" w:rsidDel="003D1E49">
          <w:rPr>
            <w:vertAlign w:val="subscript"/>
          </w:rPr>
          <w:delText>1</w:delText>
        </w:r>
        <w:r w:rsidR="005812D4" w:rsidDel="003D1E49">
          <w:delText>-dependent T</w:delText>
        </w:r>
        <w:r w:rsidR="005812D4" w:rsidDel="003D1E49">
          <w:rPr>
            <w:vertAlign w:val="subscript"/>
          </w:rPr>
          <w:delText>1</w:delText>
        </w:r>
        <w:r w:rsidR="005812D4" w:rsidDel="003D1E49">
          <w:delText xml:space="preserve"> mapping method – variable flip angle)</w:delText>
        </w:r>
      </w:del>
      <w:r w:rsidR="0078271C">
        <w:t>.</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rsidR="00FE2978" w:rsidRPr="00FE2978" w:rsidRDefault="005673C2" w:rsidP="00034EAD">
      <w:pPr>
        <w:rPr>
          <w:ins w:id="33" w:author="Mathieu Boudreau" w:date="2017-10-18T15:42:00Z"/>
        </w:rPr>
      </w:pPr>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pool-size ratio (F).</w:t>
      </w:r>
      <w:r w:rsidR="006531A7">
        <w:t xml:space="preserve"> </w:t>
      </w:r>
      <w:ins w:id="34" w:author="Mathieu Boudreau" w:date="2017-10-18T15:46:00Z">
        <w:r w:rsidR="00FE2978">
          <w:t xml:space="preserve">Predicting </w:t>
        </w:r>
      </w:ins>
      <w:ins w:id="35" w:author="Mathieu Boudreau" w:date="2017-10-18T15:42:00Z">
        <w:r w:rsidR="00FE2978">
          <w:t xml:space="preserve">substantially less </w:t>
        </w:r>
      </w:ins>
      <w:ins w:id="36" w:author="Mathieu Boudreau" w:date="2017-10-18T15:44:00Z">
        <w:r w:rsidR="00FE2978">
          <w:t>B</w:t>
        </w:r>
        <w:r w:rsidR="00FE2978">
          <w:rPr>
            <w:vertAlign w:val="subscript"/>
          </w:rPr>
          <w:t>1</w:t>
        </w:r>
        <w:r w:rsidR="00FE2978">
          <w:t>-sensitivity</w:t>
        </w:r>
      </w:ins>
      <w:ins w:id="37" w:author="Mathieu Boudreau" w:date="2017-10-18T15:46:00Z">
        <w:r w:rsidR="00FE2978">
          <w:t xml:space="preserve"> </w:t>
        </w:r>
      </w:ins>
      <w:ins w:id="38" w:author="Mathieu Boudreau" w:date="2017-10-18T15:49:00Z">
        <w:r w:rsidR="009066E1">
          <w:t>using</w:t>
        </w:r>
      </w:ins>
      <w:ins w:id="39" w:author="Mathieu Boudreau" w:date="2017-10-18T15:46:00Z">
        <w:r w:rsidR="00FE2978">
          <w:t xml:space="preserve"> </w:t>
        </w:r>
      </w:ins>
      <w:ins w:id="40" w:author="Mathieu Boudreau" w:date="2017-10-18T15:47:00Z">
        <w:r w:rsidR="00FE2978">
          <w:t>protocols optimized with this method</w:t>
        </w:r>
      </w:ins>
      <w:ins w:id="41" w:author="Mathieu Boudreau" w:date="2017-10-18T15:43:00Z">
        <w:r w:rsidR="00FE2978">
          <w:t>, B</w:t>
        </w:r>
        <w:r w:rsidR="00FE2978">
          <w:rPr>
            <w:vertAlign w:val="subscript"/>
          </w:rPr>
          <w:t>1</w:t>
        </w:r>
        <w:r w:rsidR="00FE2978">
          <w:t xml:space="preserve"> mapping could even be omitted for qMT studies </w:t>
        </w:r>
      </w:ins>
      <w:ins w:id="42" w:author="Mathieu Boudreau" w:date="2017-10-18T15:44:00Z">
        <w:r w:rsidR="00FE2978">
          <w:t>primarily</w:t>
        </w:r>
      </w:ins>
      <w:ins w:id="43" w:author="Mathieu Boudreau" w:date="2017-10-18T15:43:00Z">
        <w:r w:rsidR="00FE2978">
          <w:t xml:space="preserve"> </w:t>
        </w:r>
      </w:ins>
      <w:ins w:id="44" w:author="Mathieu Boudreau" w:date="2017-10-18T15:44:00Z">
        <w:r w:rsidR="00FE2978">
          <w:t>interested in F</w:t>
        </w:r>
      </w:ins>
      <w:ins w:id="45" w:author="Mathieu Boudreau" w:date="2017-10-18T15:43:00Z">
        <w:r w:rsidR="00FE2978">
          <w:t>.</w:t>
        </w:r>
      </w:ins>
    </w:p>
    <w:p w:rsidR="005B7E95" w:rsidRPr="00602E7E" w:rsidDel="00FE2978" w:rsidRDefault="00707EF4" w:rsidP="00034EAD">
      <w:pPr>
        <w:rPr>
          <w:del w:id="46" w:author="Mathieu Boudreau" w:date="2017-10-18T15:44:00Z"/>
        </w:rPr>
      </w:pPr>
      <w:del w:id="47" w:author="Mathieu Boudreau" w:date="2017-10-18T15:44:00Z">
        <w:r w:rsidDel="00FE2978">
          <w:delText>If desired, i</w:delText>
        </w:r>
        <w:r w:rsidR="006531A7" w:rsidDel="00FE2978">
          <w:delText xml:space="preserve">t </w:delText>
        </w:r>
        <w:r w:rsidR="00D1609C" w:rsidDel="00FE2978">
          <w:delText>may</w:delText>
        </w:r>
        <w:r w:rsidR="006531A7" w:rsidDel="00FE2978">
          <w:delText xml:space="preserve"> be</w:delText>
        </w:r>
        <w:r w:rsidR="00602E7E" w:rsidDel="00FE2978">
          <w:delText xml:space="preserve"> possible to omit B</w:delText>
        </w:r>
        <w:r w:rsidR="00602E7E" w:rsidDel="00FE2978">
          <w:rPr>
            <w:vertAlign w:val="subscript"/>
          </w:rPr>
          <w:delText>1</w:delText>
        </w:r>
        <w:r w:rsidR="006531A7" w:rsidDel="00FE2978">
          <w:delText xml:space="preserve"> mapping altogether</w:delText>
        </w:r>
        <w:r w:rsidR="00602E7E" w:rsidDel="00FE2978">
          <w:delText xml:space="preserve"> with</w:delText>
        </w:r>
        <w:r w:rsidR="00D1609C" w:rsidDel="00FE2978">
          <w:delText xml:space="preserve">out substantially biasing the </w:delText>
        </w:r>
        <w:r w:rsidR="00602E7E" w:rsidDel="00FE2978">
          <w:delText>fitted pool-size ratio values.</w:delText>
        </w:r>
      </w:del>
    </w:p>
    <w:p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rsidR="00A91D2B" w:rsidRDefault="00A91D2B" w:rsidP="00357465">
      <w:r w:rsidRPr="00814052">
        <w:br w:type="page"/>
      </w:r>
    </w:p>
    <w:p w:rsidR="0066615F" w:rsidRDefault="0066615F" w:rsidP="0066615F">
      <w:pPr>
        <w:pStyle w:val="Heading1"/>
      </w:pPr>
      <w:r>
        <w:t>INTRODUCTION</w:t>
      </w:r>
    </w:p>
    <w:p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qMT 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rsidR="00876B92" w:rsidRPr="0024736F" w:rsidRDefault="009C6F63" w:rsidP="00036340">
      <w:r>
        <w:t>The</w:t>
      </w:r>
      <w:r w:rsidR="00876B92">
        <w:t xml:space="preserve"> aim of this work is to</w:t>
      </w:r>
      <w:r w:rsidR="00E96B93">
        <w:t xml:space="preserve"> develop a </w:t>
      </w:r>
      <w:r w:rsidR="00B50C51">
        <w:t>method</w:t>
      </w:r>
      <w:ins w:id="48" w:author="Mathieu Boudreau" w:date="2017-10-18T15:56:00Z">
        <w:r w:rsidR="00AB61AA">
          <w:t xml:space="preserve"> </w:t>
        </w:r>
      </w:ins>
      <w:ins w:id="49" w:author="Mathieu Boudreau" w:date="2017-10-18T15:58:00Z">
        <w:r w:rsidR="00402692">
          <w:t>to</w:t>
        </w:r>
      </w:ins>
      <w:ins w:id="50" w:author="Mathieu Boudreau" w:date="2017-10-18T15:56:00Z">
        <w:r w:rsidR="00AB61AA">
          <w:t xml:space="preserve"> incorporate B</w:t>
        </w:r>
        <w:r w:rsidR="00AB61AA">
          <w:rPr>
            <w:vertAlign w:val="subscript"/>
          </w:rPr>
          <w:t>1</w:t>
        </w:r>
        <w:r w:rsidR="00AB61AA">
          <w:t xml:space="preserve">-sensitivity considerations </w:t>
        </w:r>
      </w:ins>
      <w:ins w:id="51" w:author="Mathieu Boudreau" w:date="2017-10-18T16:00:00Z">
        <w:r w:rsidR="00402692">
          <w:t xml:space="preserve">into the </w:t>
        </w:r>
      </w:ins>
      <w:del w:id="52" w:author="Mathieu Boudreau" w:date="2017-10-18T16:00:00Z">
        <w:r w:rsidR="00B50C51" w:rsidDel="00402692">
          <w:delText xml:space="preserve"> </w:delText>
        </w:r>
      </w:del>
      <w:ins w:id="53" w:author="Mathieu Boudreau" w:date="2017-10-18T15:59:00Z">
        <w:r w:rsidR="00402692">
          <w:t xml:space="preserve">optimization of </w:t>
        </w:r>
      </w:ins>
      <w:del w:id="54" w:author="Mathieu Boudreau" w:date="2017-10-18T15:59:00Z">
        <w:r w:rsidR="00B50C51" w:rsidDel="00402692">
          <w:delText xml:space="preserve">to </w:delText>
        </w:r>
      </w:del>
      <w:ins w:id="55" w:author="Mathieu Boudreau" w:date="2017-10-18T15:58:00Z">
        <w:r w:rsidR="00402692">
          <w:t xml:space="preserve">qMT </w:t>
        </w:r>
      </w:ins>
      <w:ins w:id="56" w:author="Mathieu Boudreau" w:date="2017-10-18T16:00:00Z">
        <w:r w:rsidR="00402692">
          <w:t>data acquisition</w:t>
        </w:r>
      </w:ins>
      <w:del w:id="57" w:author="Mathieu Boudreau" w:date="2017-10-18T15:59:00Z">
        <w:r w:rsidR="00B50C51" w:rsidDel="00402692">
          <w:delText>design</w:delText>
        </w:r>
        <w:r w:rsidR="00420E8C" w:rsidDel="00402692">
          <w:delText xml:space="preserve"> </w:delText>
        </w:r>
        <w:r w:rsidR="00B50C51" w:rsidDel="00402692">
          <w:delText>optimized</w:delText>
        </w:r>
        <w:r w:rsidDel="00402692">
          <w:delText xml:space="preserve"> </w:delText>
        </w:r>
        <w:r w:rsidR="00420E8C" w:rsidDel="00402692">
          <w:delText>qMT protocols</w:delText>
        </w:r>
      </w:del>
      <w:del w:id="58" w:author="Mathieu Boudreau" w:date="2017-10-18T15:58:00Z">
        <w:r w:rsidR="00420E8C" w:rsidDel="00402692">
          <w:delText xml:space="preserve"> </w:delText>
        </w:r>
        <w:r w:rsidR="006C16B7" w:rsidDel="00402692">
          <w:delText xml:space="preserve">to minimize </w:delText>
        </w:r>
        <w:r w:rsidR="00876B92" w:rsidDel="00402692">
          <w:delText>B</w:delText>
        </w:r>
        <w:r w:rsidR="00876B92" w:rsidDel="00402692">
          <w:rPr>
            <w:vertAlign w:val="subscript"/>
          </w:rPr>
          <w:delText>1</w:delText>
        </w:r>
        <w:r w:rsidR="00876B92" w:rsidDel="00402692">
          <w:delText xml:space="preserve">-sensitivity of qMT </w:delText>
        </w:r>
        <w:r w:rsidR="0067111B" w:rsidDel="00402692">
          <w:delText>parameter</w:delText>
        </w:r>
        <w:r w:rsidDel="00402692">
          <w:delText>s (particularly F)</w:delText>
        </w:r>
      </w:del>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ins w:id="59" w:author="Mathieu Boudreau" w:date="2017-10-18T16:05:00Z">
        <w:r w:rsidR="00B028CD">
          <w:t xml:space="preserve"> Lastly, </w:t>
        </w:r>
      </w:ins>
      <w:ins w:id="60" w:author="Mathieu Boudreau" w:date="2017-10-18T16:09:00Z">
        <w:r w:rsidR="004815DC">
          <w:t xml:space="preserve">the </w:t>
        </w:r>
      </w:ins>
      <w:ins w:id="61" w:author="Mathieu Boudreau" w:date="2017-10-18T16:11:00Z">
        <w:r w:rsidR="004815DC">
          <w:t xml:space="preserve">qMT </w:t>
        </w:r>
      </w:ins>
      <w:ins w:id="62" w:author="Mathieu Boudreau" w:date="2017-10-18T16:09:00Z">
        <w:r w:rsidR="004815DC">
          <w:t>optimization framework</w:t>
        </w:r>
      </w:ins>
      <w:ins w:id="63" w:author="Mathieu Boudreau" w:date="2017-10-18T16:06:00Z">
        <w:r w:rsidR="00B028CD">
          <w:t xml:space="preserve"> </w:t>
        </w:r>
      </w:ins>
      <w:ins w:id="64" w:author="Mathieu Boudreau" w:date="2017-10-18T16:12:00Z">
        <w:r w:rsidR="004815DC">
          <w:t xml:space="preserve">developed and </w:t>
        </w:r>
      </w:ins>
      <w:ins w:id="65" w:author="Mathieu Boudreau" w:date="2017-10-18T16:09:00Z">
        <w:r w:rsidR="004815DC">
          <w:t xml:space="preserve">presented here </w:t>
        </w:r>
      </w:ins>
      <w:ins w:id="66" w:author="Mathieu Boudreau" w:date="2017-10-18T16:11:00Z">
        <w:r w:rsidR="004815DC">
          <w:t>i</w:t>
        </w:r>
      </w:ins>
      <w:ins w:id="67" w:author="Mathieu Boudreau" w:date="2017-10-18T16:06:00Z">
        <w:r w:rsidR="00B028CD">
          <w:t>s released as an open-source package.</w:t>
        </w:r>
      </w:ins>
    </w:p>
    <w:p w:rsidR="001D6AF7" w:rsidRPr="00A1015D" w:rsidRDefault="001D6AF7" w:rsidP="001D6AF7">
      <w:pPr>
        <w:pStyle w:val="Heading1"/>
      </w:pPr>
      <w:r>
        <w:t>THEORY</w:t>
      </w:r>
    </w:p>
    <w:p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rsidTr="00F34503">
        <w:tc>
          <w:tcPr>
            <w:tcW w:w="1000" w:type="pct"/>
          </w:tcPr>
          <w:p w:rsidR="001D6AF7" w:rsidRPr="00A1015D" w:rsidRDefault="001D6AF7" w:rsidP="005055DA"/>
        </w:tc>
        <w:tc>
          <w:tcPr>
            <w:tcW w:w="3000" w:type="pct"/>
          </w:tcPr>
          <w:p w:rsidR="001D6AF7" w:rsidRPr="00F84B73" w:rsidRDefault="000D7F0B"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rsidR="001D6AF7" w:rsidRPr="00A1015D" w:rsidRDefault="001D6AF7" w:rsidP="00F34503">
            <w:pPr>
              <w:jc w:val="right"/>
              <w:rPr>
                <w:b/>
              </w:rPr>
            </w:pPr>
            <w:r w:rsidRPr="00A1015D">
              <w:rPr>
                <w:b/>
              </w:rPr>
              <w:t>[1]</w:t>
            </w:r>
          </w:p>
        </w:tc>
      </w:tr>
    </w:tbl>
    <w:p w:rsidR="00844646" w:rsidRDefault="00844646" w:rsidP="00844646">
      <w:r>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qMT: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rsidTr="005055DA">
        <w:tc>
          <w:tcPr>
            <w:tcW w:w="1000" w:type="pct"/>
          </w:tcPr>
          <w:p w:rsidR="00F84B73" w:rsidRPr="007C478C" w:rsidRDefault="00F84B73" w:rsidP="005055DA">
            <w:pPr>
              <w:rPr>
                <w:lang w:val="en-US"/>
              </w:rPr>
            </w:pPr>
          </w:p>
        </w:tc>
        <w:tc>
          <w:tcPr>
            <w:tcW w:w="3000" w:type="pct"/>
          </w:tcPr>
          <w:p w:rsidR="00F84B73" w:rsidRPr="007C478C" w:rsidRDefault="000D7F0B"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rsidR="00F84B73" w:rsidRPr="00A1015D" w:rsidRDefault="00F84B73" w:rsidP="00A82A7C">
            <w:pPr>
              <w:spacing w:before="160"/>
              <w:jc w:val="right"/>
              <w:rPr>
                <w:b/>
              </w:rPr>
            </w:pPr>
            <w:r w:rsidRPr="00A1015D">
              <w:rPr>
                <w:b/>
              </w:rPr>
              <w:t>[</w:t>
            </w:r>
            <w:r w:rsidR="00A82A7C">
              <w:rPr>
                <w:b/>
              </w:rPr>
              <w:t>2</w:t>
            </w:r>
            <w:r w:rsidRPr="00A1015D">
              <w:rPr>
                <w:b/>
              </w:rPr>
              <w:t>]</w:t>
            </w:r>
          </w:p>
        </w:tc>
      </w:tr>
    </w:tbl>
    <w:p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rsidTr="0099595A">
        <w:tc>
          <w:tcPr>
            <w:tcW w:w="1000" w:type="pct"/>
          </w:tcPr>
          <w:p w:rsidR="00A42C39" w:rsidRPr="00A1015D" w:rsidRDefault="00A42C39" w:rsidP="0099595A"/>
        </w:tc>
        <w:tc>
          <w:tcPr>
            <w:tcW w:w="3000" w:type="pct"/>
          </w:tcPr>
          <w:p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rsidR="00A42C39" w:rsidRPr="00A1015D" w:rsidRDefault="00A42C39" w:rsidP="008F252E">
            <w:pPr>
              <w:spacing w:before="160"/>
              <w:jc w:val="right"/>
              <w:rPr>
                <w:b/>
              </w:rPr>
            </w:pPr>
            <w:r w:rsidRPr="00A1015D">
              <w:rPr>
                <w:b/>
              </w:rPr>
              <w:t>[</w:t>
            </w:r>
            <w:r w:rsidR="008F252E">
              <w:rPr>
                <w:b/>
              </w:rPr>
              <w:t>3</w:t>
            </w:r>
            <w:r w:rsidRPr="00A1015D">
              <w:rPr>
                <w:b/>
              </w:rPr>
              <w:t>]</w:t>
            </w:r>
          </w:p>
        </w:tc>
      </w:tr>
    </w:tbl>
    <w:p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rsidTr="00B63A18">
        <w:tc>
          <w:tcPr>
            <w:tcW w:w="1000" w:type="pct"/>
          </w:tcPr>
          <w:p w:rsidR="00A82A7C" w:rsidRPr="00A1015D" w:rsidRDefault="00A82A7C" w:rsidP="005055DA"/>
        </w:tc>
        <w:tc>
          <w:tcPr>
            <w:tcW w:w="3000" w:type="pct"/>
          </w:tcPr>
          <w:p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rsidR="00A82A7C" w:rsidRPr="00A1015D" w:rsidRDefault="00A82A7C" w:rsidP="00A82A7C">
            <w:pPr>
              <w:spacing w:before="160"/>
              <w:jc w:val="right"/>
              <w:rPr>
                <w:b/>
              </w:rPr>
            </w:pPr>
            <w:r w:rsidRPr="00A1015D">
              <w:rPr>
                <w:b/>
              </w:rPr>
              <w:t>[</w:t>
            </w:r>
            <w:r w:rsidR="00153698">
              <w:rPr>
                <w:b/>
              </w:rPr>
              <w:t>4</w:t>
            </w:r>
            <w:r w:rsidRPr="00A1015D">
              <w:rPr>
                <w:b/>
              </w:rPr>
              <w:t>]</w:t>
            </w:r>
          </w:p>
        </w:tc>
      </w:tr>
    </w:tbl>
    <w:p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rsidTr="005055DA">
        <w:tc>
          <w:tcPr>
            <w:tcW w:w="1000" w:type="pct"/>
          </w:tcPr>
          <w:p w:rsidR="008F484B" w:rsidRPr="00A1015D" w:rsidRDefault="008F484B" w:rsidP="00A517BE">
            <w:pPr>
              <w:jc w:val="right"/>
            </w:pPr>
          </w:p>
        </w:tc>
        <w:tc>
          <w:tcPr>
            <w:tcW w:w="3000" w:type="pct"/>
          </w:tcPr>
          <w:p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rsidR="008F484B" w:rsidRPr="00A1015D" w:rsidRDefault="008F484B" w:rsidP="008F484B">
            <w:pPr>
              <w:spacing w:before="160"/>
              <w:jc w:val="right"/>
              <w:rPr>
                <w:b/>
              </w:rPr>
            </w:pPr>
            <w:r w:rsidRPr="00A1015D">
              <w:rPr>
                <w:b/>
              </w:rPr>
              <w:t>[</w:t>
            </w:r>
            <w:r>
              <w:rPr>
                <w:b/>
              </w:rPr>
              <w:t>5</w:t>
            </w:r>
            <w:r w:rsidRPr="00A1015D">
              <w:rPr>
                <w:b/>
              </w:rPr>
              <w:t>]</w:t>
            </w:r>
          </w:p>
        </w:tc>
      </w:tr>
    </w:tbl>
    <w:p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rsidR="008C2AA3" w:rsidRPr="00A1015D" w:rsidRDefault="00A91D2B" w:rsidP="00814052">
      <w:pPr>
        <w:pStyle w:val="Heading1"/>
      </w:pPr>
      <w:r w:rsidRPr="00A1015D">
        <w:t>METHODS</w:t>
      </w:r>
    </w:p>
    <w:p w:rsidR="00BC7113" w:rsidRDefault="00BC7113" w:rsidP="00BC7113">
      <w:pPr>
        <w:spacing w:before="10"/>
      </w:pPr>
      <w:r>
        <w:t>The core qMT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of the system, the protocol optimization algorithms, 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ins w:id="68" w:author="Mathieu Boudreau" w:date="2017-10-18T16:13:00Z">
        <w:r w:rsidR="000658F8">
          <w:t xml:space="preserve">also </w:t>
        </w:r>
      </w:ins>
      <w:r w:rsidR="00B61ABB">
        <w:t>be</w:t>
      </w:r>
      <w:r w:rsidR="00B956EE">
        <w:t xml:space="preserve"> easily adaptable with</w:t>
      </w:r>
      <w:r w:rsidR="0099595A">
        <w:t xml:space="preserve"> other</w:t>
      </w:r>
      <w:r w:rsidR="00B956EE">
        <w:t xml:space="preserve"> qMT software packages or in-house code.</w:t>
      </w:r>
    </w:p>
    <w:p w:rsidR="00303822" w:rsidRPr="00A1015D" w:rsidRDefault="00E71228" w:rsidP="004C36A8">
      <w:pPr>
        <w:pStyle w:val="Heading2"/>
      </w:pPr>
      <w:r>
        <w:t>Uniform Protocols</w:t>
      </w:r>
    </w:p>
    <w:p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r w:rsidR="008A6649">
        <w:t xml:space="preserve"> (see </w:t>
      </w:r>
      <w:r w:rsidR="008A6649">
        <w:fldChar w:fldCharType="begin"/>
      </w:r>
      <w:r w:rsidR="008A6649">
        <w:instrText xml:space="preserve"> </w:instrText>
      </w:r>
      <w:r w:rsidR="00410A7E">
        <w:instrText>REF</w:instrText>
      </w:r>
      <w:r w:rsidR="008A6649">
        <w:instrText xml:space="preserve"> _Ref493858636 \h </w:instrText>
      </w:r>
      <w:r w:rsidR="008A6649">
        <w:fldChar w:fldCharType="separate"/>
      </w:r>
      <w:r w:rsidR="000529E1">
        <w:t xml:space="preserve">Table </w:t>
      </w:r>
      <w:r w:rsidR="000529E1">
        <w:rPr>
          <w:noProof/>
        </w:rPr>
        <w:t>2</w:t>
      </w:r>
      <w:r w:rsidR="008A6649">
        <w:fldChar w:fldCharType="end"/>
      </w:r>
      <w:r w:rsidR="008A6649">
        <w:t>)</w:t>
      </w:r>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rsidR="00E71228" w:rsidRDefault="00E71228" w:rsidP="00E71228">
      <w:pPr>
        <w:pStyle w:val="Heading2"/>
      </w:pPr>
      <w:r>
        <w:t>Protocol Optimization</w:t>
      </w:r>
    </w:p>
    <w:p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rsidR="00804D78" w:rsidRPr="00804D78" w:rsidRDefault="003E3106" w:rsidP="00B827C3">
      <w:r>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del w:id="69" w:author="Mathieu Boudreau" w:date="2017-10-18T11:06:00Z">
        <w:r w:rsidR="00723F80" w:rsidDel="008247F8">
          <w:delText xml:space="preserve">λ = 0.5 was determined to </w:delText>
        </w:r>
        <w:r w:rsidR="00B1423B" w:rsidDel="008247F8">
          <w:delText xml:space="preserve">sufficiently </w:delText>
        </w:r>
        <w:r w:rsidR="00723F80" w:rsidDel="008247F8">
          <w:delText xml:space="preserve">minimize ΔF </w:delText>
        </w:r>
        <w:r w:rsidR="00B1423B" w:rsidDel="008247F8">
          <w:delText>without substantially reducing the</w:delText>
        </w:r>
        <w:r w:rsidR="00804D78" w:rsidDel="008247F8">
          <w:delText xml:space="preserve"> </w:delText>
        </w:r>
        <w:r w:rsidR="00804D78" w:rsidRPr="00723F80" w:rsidDel="008247F8">
          <w:delText>variance-efficiency</w:delText>
        </w:r>
        <w:r w:rsidR="00723F80" w:rsidDel="008247F8">
          <w:delText>.</w:delText>
        </w:r>
        <w:r w:rsidR="00B1423B" w:rsidDel="008247F8">
          <w:delText xml:space="preserve"> </w:delText>
        </w:r>
      </w:del>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two cases of λ (λ = 0, noted CRLB, and λ = 0.5, noted </w:t>
      </w:r>
      <w:proofErr w:type="spellStart"/>
      <w:r w:rsidR="00804D78">
        <w:t>CRLB</w:t>
      </w:r>
      <w:r w:rsidR="00804D78" w:rsidRPr="00804D78">
        <w:rPr>
          <w:vertAlign w:val="subscript"/>
        </w:rPr>
        <w:t>λ</w:t>
      </w:r>
      <w:proofErr w:type="spellEnd"/>
      <w:r w:rsidR="00804D78">
        <w:rPr>
          <w:vertAlign w:val="subscript"/>
        </w:rPr>
        <w:t>=0.5</w:t>
      </w:r>
      <w:r w:rsidR="00B1423B">
        <w:t>)</w:t>
      </w:r>
      <w:r w:rsidR="00804D78">
        <w:t>.</w:t>
      </w:r>
    </w:p>
    <w:p w:rsidR="00E71228" w:rsidRDefault="00E71228" w:rsidP="00E71228">
      <w:pPr>
        <w:pStyle w:val="Heading2"/>
      </w:pPr>
      <w:r>
        <w:t>Monte Carlo Simulations</w:t>
      </w:r>
    </w:p>
    <w:p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rPr>
          <w:vertAlign w:val="subscript"/>
        </w:rPr>
        <w:t>=0.5</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rsidR="00A91D2B" w:rsidRPr="00A1015D" w:rsidRDefault="00A91D2B" w:rsidP="001F002A">
      <w:pPr>
        <w:pStyle w:val="Heading1"/>
      </w:pPr>
      <w:r w:rsidRPr="00A1015D">
        <w:t>RESULTS</w:t>
      </w:r>
    </w:p>
    <w:p w:rsidR="00A91D2B" w:rsidRDefault="00E71228" w:rsidP="00380B9C">
      <w:pPr>
        <w:pStyle w:val="Heading2"/>
      </w:pPr>
      <w:r>
        <w:t>Uniform Protocols</w:t>
      </w:r>
    </w:p>
    <w:p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rsidR="00E71228" w:rsidRDefault="00E71228" w:rsidP="00E71228">
      <w:pPr>
        <w:pStyle w:val="Heading2"/>
      </w:pPr>
      <w:r>
        <w:t>Protocol Optimization</w:t>
      </w:r>
    </w:p>
    <w:p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commentRangeStart w:id="70"/>
      <w:ins w:id="71" w:author="Mathieu Boudreau" w:date="2017-10-18T14:01:00Z">
        <w:r w:rsidR="00A02163">
          <w:t xml:space="preserve">The magnitude of the </w:t>
        </w:r>
      </w:ins>
      <w:ins w:id="72" w:author="G. Bruce Pike" w:date="2017-10-19T09:40:00Z">
        <w:r w:rsidR="000D7F0B">
          <w:t xml:space="preserve">sensitivity </w:t>
        </w:r>
      </w:ins>
      <w:ins w:id="73" w:author="Mathieu Boudreau" w:date="2017-10-18T14:01:00Z">
        <w:r w:rsidR="00A02163">
          <w:t>values</w:t>
        </w:r>
      </w:ins>
      <w:ins w:id="74" w:author="G. Bruce Pike" w:date="2017-10-19T09:40:00Z">
        <w:r w:rsidR="000D7F0B">
          <w:t xml:space="preserve"> </w:t>
        </w:r>
      </w:ins>
      <w:ins w:id="75" w:author="G. Bruce Pike" w:date="2017-10-19T09:41:00Z">
        <w:r w:rsidR="000D7F0B">
          <w:t>is</w:t>
        </w:r>
      </w:ins>
      <w:ins w:id="76" w:author="G. Bruce Pike" w:date="2017-10-19T09:40:00Z">
        <w:r w:rsidR="000D7F0B">
          <w:t xml:space="preserve"> shown</w:t>
        </w:r>
      </w:ins>
      <w:ins w:id="77" w:author="Mathieu Boudreau" w:date="2017-10-18T14:02:00Z">
        <w:r w:rsidR="00A02163">
          <w:t xml:space="preserve"> to simplify interpretations; the sign of the sensitivity curves represents the direction (increase/decrease</w:t>
        </w:r>
      </w:ins>
      <w:ins w:id="78" w:author="Mathieu Boudreau" w:date="2017-10-18T14:03:00Z">
        <w:r w:rsidR="00A02163">
          <w:t>) that the Z-spectrum changes for small variations of each parameters, while we are mainly concerned in how large of an overall change occurs.</w:t>
        </w:r>
      </w:ins>
      <w:ins w:id="79" w:author="Mathieu Boudreau" w:date="2017-10-18T14:01:00Z">
        <w:r w:rsidR="00A02163">
          <w:t xml:space="preserve"> </w:t>
        </w:r>
      </w:ins>
      <w:commentRangeEnd w:id="70"/>
      <w:ins w:id="80" w:author="Mathieu Boudreau" w:date="2017-10-18T14:04:00Z">
        <w:r w:rsidR="00A02163">
          <w:rPr>
            <w:rStyle w:val="CommentReference"/>
          </w:rPr>
          <w:commentReference w:id="70"/>
        </w:r>
      </w:ins>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w:t>
      </w:r>
      <w:del w:id="81" w:author="Mathieu Boudreau" w:date="2017-10-18T11:20:00Z">
        <w:r w:rsidR="003F72EB" w:rsidDel="00EE5614">
          <w:delText xml:space="preserve"> in</w:delText>
        </w:r>
      </w:del>
      <w:r w:rsidR="003F72EB">
        <w:t xml:space="preserve"> sensitivity</w:t>
      </w:r>
      <w:ins w:id="82" w:author="Mathieu Boudreau" w:date="2017-10-18T11:20:00Z">
        <w:r w:rsidR="00EE5614">
          <w:t xml:space="preserve"> </w:t>
        </w:r>
      </w:ins>
      <w:del w:id="83" w:author="Mathieu Boudreau" w:date="2017-10-18T11:20:00Z">
        <w:r w:rsidR="003F72EB" w:rsidDel="00EE5614">
          <w:delText xml:space="preserve"> curve </w:delText>
        </w:r>
      </w:del>
      <w:ins w:id="84" w:author="Mathieu Boudreau" w:date="2017-10-18T14:05:00Z">
        <w:r w:rsidR="00A02163">
          <w:t>of</w:t>
        </w:r>
      </w:ins>
      <w:del w:id="85" w:author="Mathieu Boudreau" w:date="2017-10-18T14:05:00Z">
        <w:r w:rsidR="003F72EB" w:rsidDel="00A02163">
          <w:delText>for</w:delText>
        </w:r>
      </w:del>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ins w:id="86" w:author="Mathieu Boudreau" w:date="2017-10-18T14:06:00Z">
        <w:r w:rsidR="00A02163">
          <w:t xml:space="preserve"> (</w:t>
        </w:r>
        <w:r w:rsidR="00A02163">
          <w:fldChar w:fldCharType="begin"/>
        </w:r>
        <w:r w:rsidR="00A02163">
          <w:instrText xml:space="preserve"> </w:instrText>
        </w:r>
      </w:ins>
      <w:r w:rsidR="00410A7E">
        <w:instrText>REF</w:instrText>
      </w:r>
      <w:ins w:id="87" w:author="Mathieu Boudreau" w:date="2017-10-18T14:06:00Z">
        <w:r w:rsidR="00A02163">
          <w:instrText xml:space="preserve"> _Ref492994003 \h </w:instrText>
        </w:r>
      </w:ins>
      <w:r w:rsidR="00A02163">
        <w:fldChar w:fldCharType="separate"/>
      </w:r>
      <w:r w:rsidR="000529E1">
        <w:t xml:space="preserve">Figure </w:t>
      </w:r>
      <w:r w:rsidR="000529E1">
        <w:rPr>
          <w:noProof/>
        </w:rPr>
        <w:t>3</w:t>
      </w:r>
      <w:ins w:id="88" w:author="Mathieu Boudreau" w:date="2017-10-18T14:06:00Z">
        <w:r w:rsidR="00A02163">
          <w:fldChar w:fldCharType="end"/>
        </w:r>
        <w:r w:rsidR="00A02163">
          <w:t>a)</w:t>
        </w:r>
      </w:ins>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ins w:id="89" w:author="Mathieu Boudreau" w:date="2017-10-18T14:06:00Z">
        <w:r w:rsidR="00A02163">
          <w:t xml:space="preserve"> (</w:t>
        </w:r>
        <w:r w:rsidR="00A02163">
          <w:fldChar w:fldCharType="begin"/>
        </w:r>
        <w:r w:rsidR="00A02163">
          <w:instrText xml:space="preserve"> </w:instrText>
        </w:r>
      </w:ins>
      <w:r w:rsidR="00410A7E">
        <w:instrText>REF</w:instrText>
      </w:r>
      <w:ins w:id="90" w:author="Mathieu Boudreau" w:date="2017-10-18T14:06:00Z">
        <w:r w:rsidR="00A02163">
          <w:instrText xml:space="preserve"> _Ref492994003 \h </w:instrText>
        </w:r>
      </w:ins>
      <w:r w:rsidR="00A02163">
        <w:fldChar w:fldCharType="separate"/>
      </w:r>
      <w:r w:rsidR="000529E1">
        <w:t xml:space="preserve">Figure </w:t>
      </w:r>
      <w:r w:rsidR="000529E1">
        <w:rPr>
          <w:noProof/>
        </w:rPr>
        <w:t>3</w:t>
      </w:r>
      <w:ins w:id="91" w:author="Mathieu Boudreau" w:date="2017-10-18T14:06:00Z">
        <w:r w:rsidR="00A02163">
          <w:fldChar w:fldCharType="end"/>
        </w:r>
        <w:r w:rsidR="00A02163">
          <w:t>f)</w:t>
        </w:r>
      </w:ins>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he 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rsidR="00E71228" w:rsidRDefault="00E71228" w:rsidP="0052394B">
      <w:pPr>
        <w:pStyle w:val="Heading2"/>
        <w:numPr>
          <w:ilvl w:val="0"/>
          <w:numId w:val="0"/>
        </w:numPr>
      </w:pPr>
      <w:r>
        <w:t>Monte Carlo Simulations</w:t>
      </w:r>
    </w:p>
    <w:p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o 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rsidR="00444B1B" w:rsidRDefault="00A91D2B" w:rsidP="008C72B4">
      <w:pPr>
        <w:pStyle w:val="Heading1"/>
        <w:numPr>
          <w:ilvl w:val="0"/>
          <w:numId w:val="0"/>
        </w:numPr>
      </w:pPr>
      <w:r w:rsidRPr="00480E6C">
        <w:t>DISCUSSION</w:t>
      </w:r>
    </w:p>
    <w:p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ins w:id="92" w:author="Mathieu Boudreau" w:date="2017-10-18T16:18:00Z">
        <w:r w:rsidR="00FA0EBE">
          <w:t xml:space="preserve"> </w:t>
        </w:r>
        <w:r w:rsidR="009D0D07">
          <w:t xml:space="preserve">for </w:t>
        </w:r>
      </w:ins>
      <w:ins w:id="93" w:author="Mathieu Boudreau" w:date="2017-10-18T16:20:00Z">
        <w:r w:rsidR="00FA0EBE">
          <w:t xml:space="preserve">a range of </w:t>
        </w:r>
      </w:ins>
      <w:ins w:id="94" w:author="Mathieu Boudreau" w:date="2017-10-18T16:18:00Z">
        <w:r w:rsidR="00FA0EBE">
          <w:t>SNR</w:t>
        </w:r>
      </w:ins>
      <w:ins w:id="95" w:author="Mathieu Boudreau" w:date="2017-10-18T16:20:00Z">
        <w:r w:rsidR="00FA0EBE">
          <w:t>s</w:t>
        </w:r>
      </w:ins>
      <w:ins w:id="96" w:author="Mathieu Boudreau" w:date="2017-10-18T16:18:00Z">
        <w:r w:rsidR="00FA0EBE">
          <w:t>, B</w:t>
        </w:r>
      </w:ins>
      <w:ins w:id="97" w:author="Mathieu Boudreau" w:date="2017-10-18T16:19:00Z">
        <w:r w:rsidR="00FA0EBE">
          <w:rPr>
            <w:vertAlign w:val="subscript"/>
          </w:rPr>
          <w:t>1</w:t>
        </w:r>
        <w:r w:rsidR="00FA0EBE">
          <w:t>-inaccuracies</w:t>
        </w:r>
      </w:ins>
      <w:ins w:id="98" w:author="Mathieu Boudreau" w:date="2017-10-18T16:20:00Z">
        <w:r w:rsidR="00FA0EBE">
          <w:t>, and brain tissues</w:t>
        </w:r>
      </w:ins>
      <w:ins w:id="99" w:author="Mathieu Boudreau" w:date="2017-10-18T16:19:00Z">
        <w:r w:rsidR="00FA0EBE">
          <w:t>,</w:t>
        </w:r>
      </w:ins>
      <w:r w:rsidR="00215A09">
        <w:t xml:space="preserve"> the effectiveness of a regularized approach </w:t>
      </w:r>
      <w:ins w:id="100" w:author="Mathieu Boudreau" w:date="2017-10-18T16:20:00Z">
        <w:r w:rsidR="00FA0EBE">
          <w:t xml:space="preserve">of </w:t>
        </w:r>
      </w:ins>
      <w:del w:id="101" w:author="Mathieu Boudreau" w:date="2017-10-18T16:19:00Z">
        <w:r w:rsidR="00215A09" w:rsidDel="00FA0EBE">
          <w:delText>in optimizing</w:delText>
        </w:r>
      </w:del>
      <w:ins w:id="102" w:author="Mathieu Boudreau" w:date="2017-10-18T16:19:00Z">
        <w:r w:rsidR="00FA0EBE">
          <w:t>designing</w:t>
        </w:r>
      </w:ins>
      <w:r w:rsidR="00215A09">
        <w:t xml:space="preserve"> qMT </w:t>
      </w:r>
      <w:del w:id="103" w:author="Mathieu Boudreau" w:date="2017-10-18T16:19:00Z">
        <w:r w:rsidR="00215A09" w:rsidDel="00FA0EBE">
          <w:delText xml:space="preserve">protocols </w:delText>
        </w:r>
      </w:del>
      <w:r w:rsidR="00215A09">
        <w:t>for</w:t>
      </w:r>
      <w:r w:rsidR="00A4350B">
        <w:t xml:space="preserve"> B</w:t>
      </w:r>
      <w:r w:rsidR="00A4350B">
        <w:rPr>
          <w:vertAlign w:val="subscript"/>
        </w:rPr>
        <w:t>1</w:t>
      </w:r>
      <w:r w:rsidR="00D322C1">
        <w:t>-insensitivity.</w:t>
      </w:r>
      <w:ins w:id="104" w:author="Mathieu Boudreau" w:date="2017-10-18T16:21:00Z">
        <w:r w:rsidR="00C27A5F">
          <w:t xml:space="preserve"> This work suggests that i</w:t>
        </w:r>
      </w:ins>
      <w:del w:id="105" w:author="Mathieu Boudreau" w:date="2017-10-18T16:21:00Z">
        <w:r w:rsidR="00D322C1" w:rsidDel="00C27A5F">
          <w:delText xml:space="preserve"> I</w:delText>
        </w:r>
      </w:del>
      <w:r w:rsidR="00C229AD">
        <w:t xml:space="preserve">f </w:t>
      </w:r>
      <w:del w:id="106" w:author="Mathieu Boudreau" w:date="2017-10-18T16:22:00Z">
        <w:r w:rsidR="00C229AD" w:rsidDel="00C27A5F">
          <w:delText xml:space="preserve">F </w:delText>
        </w:r>
      </w:del>
      <w:ins w:id="107" w:author="Mathieu Boudreau" w:date="2017-10-18T16:22:00Z">
        <w:r w:rsidR="00C27A5F">
          <w:t xml:space="preserve">the pool-size ratio </w:t>
        </w:r>
      </w:ins>
      <w:r w:rsidR="00C229AD">
        <w:t xml:space="preserve">is the </w:t>
      </w:r>
      <w:ins w:id="108" w:author="G. Bruce Pike" w:date="2017-10-19T09:42:00Z">
        <w:r w:rsidR="00516BE2">
          <w:t xml:space="preserve">primary </w:t>
        </w:r>
      </w:ins>
      <w:r w:rsidR="00C229AD">
        <w:t>parameter-of-interest</w:t>
      </w:r>
      <w:del w:id="109" w:author="G. Bruce Pike" w:date="2017-10-19T09:42:00Z">
        <w:r w:rsidR="00C229AD" w:rsidDel="00516BE2">
          <w:delText xml:space="preserve"> </w:delText>
        </w:r>
      </w:del>
      <w:del w:id="110" w:author="Mathieu Boudreau" w:date="2017-10-18T16:23:00Z">
        <w:r w:rsidR="00C229AD" w:rsidDel="00C27A5F">
          <w:delText>f</w:delText>
        </w:r>
      </w:del>
      <w:ins w:id="111" w:author="Mathieu Boudreau" w:date="2017-10-18T16:22:00Z">
        <w:del w:id="112" w:author="G. Bruce Pike" w:date="2017-10-19T09:42:00Z">
          <w:r w:rsidR="00C27A5F" w:rsidDel="00516BE2">
            <w:delText>in</w:delText>
          </w:r>
        </w:del>
      </w:ins>
      <w:del w:id="113" w:author="G. Bruce Pike" w:date="2017-10-19T09:42:00Z">
        <w:r w:rsidR="00C229AD" w:rsidDel="00516BE2">
          <w:delText>or a study</w:delText>
        </w:r>
      </w:del>
      <w:r w:rsidR="00C229AD">
        <w:t xml:space="preserve">, </w:t>
      </w:r>
      <w:del w:id="114" w:author="Mathieu Boudreau" w:date="2017-10-18T16:21:00Z">
        <w:r w:rsidR="00D322C1" w:rsidDel="00C27A5F">
          <w:delText>it’s</w:delText>
        </w:r>
        <w:r w:rsidR="00C229AD" w:rsidDel="00C27A5F">
          <w:delText xml:space="preserve"> </w:delText>
        </w:r>
      </w:del>
      <w:ins w:id="115" w:author="Mathieu Boudreau" w:date="2017-10-18T16:21:00Z">
        <w:r w:rsidR="00C27A5F">
          <w:t xml:space="preserve">it may be </w:t>
        </w:r>
      </w:ins>
      <w:r w:rsidR="00C229AD">
        <w:t>possible to design a qMT protocol</w:t>
      </w:r>
      <w:r w:rsidR="00A4350B">
        <w:t xml:space="preserve"> </w:t>
      </w:r>
      <w:r w:rsidR="00C229AD">
        <w:t>robust enough to</w:t>
      </w:r>
      <w:r w:rsidR="00A4350B">
        <w:t xml:space="preserve"> omit</w:t>
      </w:r>
      <w:r w:rsidR="00C229AD">
        <w:t xml:space="preserve"> </w:t>
      </w:r>
      <w:ins w:id="116" w:author="Mathieu Boudreau" w:date="2017-10-18T16:24:00Z">
        <w:del w:id="117" w:author="G. Bruce Pike" w:date="2017-10-19T09:43:00Z">
          <w:r w:rsidR="00C27A5F" w:rsidDel="00516BE2">
            <w:delText xml:space="preserve">acquiring a </w:delText>
          </w:r>
        </w:del>
      </w:ins>
      <w:del w:id="118" w:author="Mathieu Boudreau" w:date="2017-10-18T16:24:00Z">
        <w:r w:rsidR="00C229AD" w:rsidDel="00C27A5F">
          <w:delText>the need for</w:delText>
        </w:r>
        <w:r w:rsidR="00A4350B" w:rsidDel="00C27A5F">
          <w:delText xml:space="preserve"> </w:delText>
        </w:r>
      </w:del>
      <w:r w:rsidR="00A4350B">
        <w:t>B</w:t>
      </w:r>
      <w:r w:rsidR="00A4350B">
        <w:rPr>
          <w:vertAlign w:val="subscript"/>
        </w:rPr>
        <w:t>1</w:t>
      </w:r>
      <w:r w:rsidR="00A4350B">
        <w:t xml:space="preserve"> </w:t>
      </w:r>
      <w:del w:id="119" w:author="Mathieu Boudreau" w:date="2017-10-18T16:23:00Z">
        <w:r w:rsidR="00A4350B" w:rsidDel="00C27A5F">
          <w:delText xml:space="preserve">measurements </w:delText>
        </w:r>
      </w:del>
      <w:ins w:id="120" w:author="Mathieu Boudreau" w:date="2017-10-18T16:23:00Z">
        <w:r w:rsidR="00C27A5F">
          <w:t xml:space="preserve">map </w:t>
        </w:r>
      </w:ins>
      <w:ins w:id="121" w:author="G. Bruce Pike" w:date="2017-10-19T09:43:00Z">
        <w:r w:rsidR="00516BE2">
          <w:t xml:space="preserve">acquisition </w:t>
        </w:r>
      </w:ins>
      <w:r w:rsidR="00A4350B">
        <w:t>altogether</w:t>
      </w:r>
      <w:ins w:id="122" w:author="G. Bruce Pike" w:date="2017-10-19T09:43:00Z">
        <w:r w:rsidR="00516BE2">
          <w:t>,</w:t>
        </w:r>
      </w:ins>
      <w:ins w:id="123" w:author="Mathieu Boudreau" w:date="2017-10-18T16:23:00Z">
        <w:r w:rsidR="00C27A5F">
          <w:t xml:space="preserve"> </w:t>
        </w:r>
      </w:ins>
      <w:ins w:id="124" w:author="Mathieu Boudreau" w:date="2017-10-18T16:24:00Z">
        <w:r w:rsidR="00C27A5F">
          <w:t>without substantially biasing estimates of F</w:t>
        </w:r>
      </w:ins>
      <w:r w:rsidR="00A4350B">
        <w:t>.</w:t>
      </w:r>
    </w:p>
    <w:p w:rsidR="006B176E" w:rsidRPr="00C154D6" w:rsidRDefault="00DF2207" w:rsidP="00C81C2A">
      <w:r>
        <w:t>Our study</w:t>
      </w:r>
      <w:r w:rsidR="00C92804">
        <w:t xml:space="preserve"> considered a specific qMT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ins w:id="125" w:author="Mathieu Boudreau" w:date="2017-10-18T16:53:00Z">
        <w:r w:rsidR="00CC2437">
          <w:t xml:space="preserve">using the </w:t>
        </w:r>
      </w:ins>
      <w:del w:id="126" w:author="Mathieu Boudreau" w:date="2017-10-18T16:53:00Z">
        <w:r w:rsidR="00032C99" w:rsidDel="00CC2437">
          <w:delText xml:space="preserve">in the </w:delText>
        </w:r>
      </w:del>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in the context of 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circumstances, it </w:t>
      </w:r>
      <w:del w:id="127" w:author="Mathieu Boudreau" w:date="2017-10-18T16:55:00Z">
        <w:r w:rsidR="00D74442" w:rsidDel="003D2A34">
          <w:delText xml:space="preserve">can </w:delText>
        </w:r>
      </w:del>
      <w:ins w:id="128" w:author="Mathieu Boudreau" w:date="2017-10-18T16:55:00Z">
        <w:r w:rsidR="003D2A34">
          <w:t xml:space="preserve">may </w:t>
        </w:r>
      </w:ins>
      <w:r w:rsidR="00D74442">
        <w:t xml:space="preserve">be beneficial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del w:id="129" w:author="Mathieu Boudreau" w:date="2017-10-18T16:54:00Z">
        <w:r w:rsidR="00AD23E4" w:rsidDel="004F0633">
          <w:delText xml:space="preserve">Although not </w:delText>
        </w:r>
      </w:del>
      <w:del w:id="130" w:author="Mathieu Boudreau" w:date="2017-10-18T16:49:00Z">
        <w:r w:rsidR="00AD23E4" w:rsidDel="00CC2437">
          <w:delText>designed as</w:delText>
        </w:r>
      </w:del>
      <w:del w:id="131" w:author="Mathieu Boudreau" w:date="2017-10-18T16:54:00Z">
        <w:r w:rsidR="00AD23E4" w:rsidDel="004F0633">
          <w:delText xml:space="preserve"> a protocol optimization condition, it may be possible to adapt </w:delText>
        </w:r>
        <w:r w:rsidR="00DD33F4" w:rsidDel="004F0633">
          <w:delText xml:space="preserve">the </w:delText>
        </w:r>
        <w:r w:rsidR="00AD23E4" w:rsidDel="004F0633">
          <w:delText>theory</w:delText>
        </w:r>
        <w:r w:rsidR="00DD33F4" w:rsidDel="004F0633">
          <w:delText xml:space="preserve"> presented in their work</w:delText>
        </w:r>
        <w:r w:rsidR="00AD23E4" w:rsidDel="004F0633">
          <w:delText xml:space="preserve"> </w:delText>
        </w:r>
        <w:r w:rsidR="000B2B2F" w:rsidDel="004F0633">
          <w:delText>to</w:delText>
        </w:r>
        <w:r w:rsidR="00AD23E4" w:rsidDel="004F0633">
          <w:delText xml:space="preserve"> do so.</w:delText>
        </w:r>
        <w:r w:rsidR="00D74442" w:rsidDel="004F0633">
          <w:delText xml:space="preserve"> </w:delText>
        </w:r>
      </w:del>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ins w:id="132" w:author="Mathieu Boudreau" w:date="2017-10-18T16:55:00Z">
        <w:r w:rsidR="003D2A34">
          <w:t xml:space="preserve"> such as qMT</w:t>
        </w:r>
      </w:ins>
      <w:r w:rsidR="00D74442">
        <w:t xml:space="preserve">, however </w:t>
      </w:r>
      <w:del w:id="133" w:author="Mathieu Boudreau" w:date="2017-10-18T16:56:00Z">
        <w:r w:rsidR="00D74442" w:rsidDel="003D2A34">
          <w:delText>it was only</w:delText>
        </w:r>
      </w:del>
      <w:ins w:id="134" w:author="Mathieu Boudreau" w:date="2017-10-18T16:56:00Z">
        <w:r w:rsidR="003D2A34">
          <w:t>their analysis was only developed</w:t>
        </w:r>
      </w:ins>
      <w:r w:rsidR="00D74442">
        <w:t xml:space="preserve"> </w:t>
      </w:r>
      <w:del w:id="135" w:author="Mathieu Boudreau" w:date="2017-10-18T16:56:00Z">
        <w:r w:rsidR="00D74442" w:rsidDel="003D2A34">
          <w:delText xml:space="preserve">derived </w:delText>
        </w:r>
      </w:del>
      <w:r w:rsidR="00D74442">
        <w:t>for a single</w:t>
      </w:r>
      <w:ins w:id="136" w:author="Mathieu Boudreau" w:date="2017-10-18T16:49:00Z">
        <w:r w:rsidR="00CC2437">
          <w:t>-level of</w:t>
        </w:r>
      </w:ins>
      <w:r w:rsidR="00D74442">
        <w:t xml:space="preserve"> </w:t>
      </w:r>
      <w:r w:rsidR="00DD33F4">
        <w:t>parameter constraint</w:t>
      </w:r>
      <w:ins w:id="137" w:author="Mathieu Boudreau" w:date="2017-10-18T16:49:00Z">
        <w:r w:rsidR="00CC2437">
          <w:t>s</w:t>
        </w:r>
      </w:ins>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(B</w:t>
      </w:r>
      <w:r w:rsidR="001C283A">
        <w:rPr>
          <w:vertAlign w:val="subscript"/>
        </w:rPr>
        <w:t>1</w:t>
      </w:r>
      <w:r w:rsidR="001C283A">
        <w:t xml:space="preserve"> and 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ins w:id="138" w:author="G. Bruce Pike" w:date="2017-10-19T09:44:00Z">
        <w:r w:rsidR="00516BE2">
          <w:t xml:space="preserve">of </w:t>
        </w:r>
      </w:ins>
      <w:del w:id="139" w:author="Mathieu Boudreau" w:date="2017-10-18T16:50:00Z">
        <w:r w:rsidR="00AD23E4" w:rsidDel="00CC2437">
          <w:delText>of our</w:delText>
        </w:r>
        <w:r w:rsidR="00906638" w:rsidDel="00CC2437">
          <w:delText xml:space="preserve"> regularized</w:delText>
        </w:r>
        <w:r w:rsidR="004532EF" w:rsidDel="00CC2437">
          <w:delText xml:space="preserve"> optimization</w:delText>
        </w:r>
      </w:del>
      <w:ins w:id="140" w:author="Mathieu Boudreau" w:date="2017-10-18T16:50:00Z">
        <w:r w:rsidR="00CC2437">
          <w:t>the</w:t>
        </w:r>
      </w:ins>
      <w:r w:rsidR="00906638">
        <w:t xml:space="preserve"> approach</w:t>
      </w:r>
      <w:ins w:id="141" w:author="Mathieu Boudreau" w:date="2017-10-18T16:50:00Z">
        <w:r w:rsidR="00CC2437">
          <w:t xml:space="preserve"> we presented here</w:t>
        </w:r>
      </w:ins>
      <w:r w:rsidR="001540EF">
        <w:t xml:space="preserve"> is</w:t>
      </w:r>
      <w:r w:rsidR="00906638">
        <w:t xml:space="preserve"> </w:t>
      </w:r>
      <w:del w:id="142" w:author="G. Bruce Pike" w:date="2017-10-19T09:44:00Z">
        <w:r w:rsidR="001540EF" w:rsidDel="00516BE2">
          <w:delText>in</w:delText>
        </w:r>
        <w:r w:rsidR="00AD7251" w:rsidDel="00516BE2">
          <w:delText xml:space="preserve"> </w:delText>
        </w:r>
      </w:del>
      <w:r w:rsidR="00AD23E4">
        <w:t xml:space="preserve">its conceptual simplicity and ease </w:t>
      </w:r>
      <w:r w:rsidR="000B2B2F">
        <w:t xml:space="preserve">of </w:t>
      </w:r>
      <w:r w:rsidR="00AD23E4">
        <w:t>implementation</w:t>
      </w:r>
      <w:ins w:id="143" w:author="Mathieu Boudreau" w:date="2017-10-18T16:51:00Z">
        <w:r w:rsidR="00CC2437">
          <w:t xml:space="preserve"> </w:t>
        </w:r>
      </w:ins>
      <w:ins w:id="144" w:author="Mathieu Boudreau" w:date="2017-10-18T17:04:00Z">
        <w:r w:rsidR="00245B5F">
          <w:t>for this case</w:t>
        </w:r>
      </w:ins>
      <w:del w:id="145" w:author="Mathieu Boudreau" w:date="2017-10-18T16:51:00Z">
        <w:r w:rsidR="001540EF" w:rsidDel="00CC2437">
          <w:delText xml:space="preserve">, </w:delText>
        </w:r>
        <w:r w:rsidR="004532EF" w:rsidDel="00CC2437">
          <w:delText>and</w:delText>
        </w:r>
        <w:r w:rsidR="001540EF" w:rsidDel="00CC2437">
          <w:delText xml:space="preserve"> could be easily adapted to optimized for other (or additional) auxiliary measurement, such as B</w:delText>
        </w:r>
        <w:r w:rsidR="001540EF" w:rsidDel="00CC2437">
          <w:rPr>
            <w:vertAlign w:val="subscript"/>
          </w:rPr>
          <w:delText>0</w:delText>
        </w:r>
        <w:r w:rsidR="001540EF" w:rsidDel="00CC2437">
          <w:delText xml:space="preserve"> and T</w:delText>
        </w:r>
        <w:r w:rsidR="001540EF" w:rsidDel="00CC2437">
          <w:rPr>
            <w:vertAlign w:val="subscript"/>
          </w:rPr>
          <w:delText>1</w:delText>
        </w:r>
      </w:del>
      <w:r w:rsidR="00906638">
        <w:t>.</w:t>
      </w:r>
      <w:r w:rsidR="001C283A">
        <w:t xml:space="preserve"> Nonetheless, </w:t>
      </w:r>
      <w:r w:rsidR="00906638">
        <w:t>a</w:t>
      </w:r>
      <w:r w:rsidR="001C283A">
        <w:t xml:space="preserve"> formal propagation of error analysis </w:t>
      </w:r>
      <w:r w:rsidR="004532EF">
        <w:t xml:space="preserve">would likely be a good choice </w:t>
      </w:r>
      <w:ins w:id="146" w:author="Mathieu Boudreau" w:date="2017-10-18T16:51:00Z">
        <w:r w:rsidR="00CC2437">
          <w:t xml:space="preserve">moving forward </w:t>
        </w:r>
      </w:ins>
      <w:r w:rsidR="001C283A">
        <w:t xml:space="preserve">to compare the sensitivity to errors in constraints between different qMT </w:t>
      </w:r>
      <w:r w:rsidR="001540EF">
        <w:t xml:space="preserve">fitting </w:t>
      </w:r>
      <w:r w:rsidR="001C283A">
        <w:t>models</w:t>
      </w:r>
      <w:ins w:id="147" w:author="Mathieu Boudreau" w:date="2017-10-18T16:52:00Z">
        <w:r w:rsidR="00CC2437">
          <w:t xml:space="preserve">, </w:t>
        </w:r>
      </w:ins>
      <w:del w:id="148" w:author="Mathieu Boudreau" w:date="2017-10-18T16:52:00Z">
        <w:r w:rsidR="00AD23E4" w:rsidDel="00CC2437">
          <w:delText xml:space="preserve"> </w:delText>
        </w:r>
        <w:r w:rsidR="004532EF" w:rsidDel="00CC2437">
          <w:delText>(</w:delText>
        </w:r>
      </w:del>
      <w:r w:rsidR="00AD23E4">
        <w:t>as discussed above</w:t>
      </w:r>
      <w:del w:id="149" w:author="Mathieu Boudreau" w:date="2017-10-18T16:52:00Z">
        <w:r w:rsidR="004532EF" w:rsidDel="00CC2437">
          <w:delText>)</w:delText>
        </w:r>
        <w:r w:rsidR="001C283A" w:rsidDel="00CC2437">
          <w:delText>, and should be explored in future work</w:delText>
        </w:r>
      </w:del>
      <w:r w:rsidR="001C283A">
        <w:t>.</w:t>
      </w:r>
    </w:p>
    <w:p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commentRangeStart w:id="150"/>
      <w:commentRangeStart w:id="151"/>
      <w:r w:rsidR="00A05C05">
        <w:t xml:space="preserve">We </w:t>
      </w:r>
      <w:commentRangeEnd w:id="151"/>
      <w:r w:rsidR="00AE4C37">
        <w:rPr>
          <w:rStyle w:val="CommentReference"/>
        </w:rPr>
        <w:commentReference w:id="151"/>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w:t>
      </w:r>
      <w:commentRangeEnd w:id="150"/>
      <w:r w:rsidR="006E13E5">
        <w:rPr>
          <w:rStyle w:val="CommentReference"/>
        </w:rPr>
        <w:commentReference w:id="150"/>
      </w:r>
      <w:r w:rsidR="00E61621">
        <w:t xml:space="preserve">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rsidR="00F377D6" w:rsidRPr="00681BBB" w:rsidRDefault="00BA3521" w:rsidP="00F377D6">
      <w:r>
        <w:t>Overall, this work presents a</w:t>
      </w:r>
      <w:r w:rsidR="00C6059E">
        <w:t xml:space="preserve"> framework for designing</w:t>
      </w:r>
      <w:r>
        <w:t xml:space="preserve"> qMT </w:t>
      </w:r>
      <w:del w:id="152" w:author="Mathieu Boudreau" w:date="2017-10-18T17:04:00Z">
        <w:r w:rsidR="001C6504" w:rsidDel="003143AB">
          <w:delText>experiments</w:delText>
        </w:r>
        <w:r w:rsidR="00C6059E" w:rsidDel="003143AB">
          <w:delText xml:space="preserve"> </w:delText>
        </w:r>
      </w:del>
      <w:ins w:id="153" w:author="Mathieu Boudreau" w:date="2017-10-18T17:04:00Z">
        <w:r w:rsidR="003143AB">
          <w:t xml:space="preserve">acquisition protocols </w:t>
        </w:r>
      </w:ins>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del w:id="154" w:author="Mathieu Boudreau" w:date="2017-10-18T16:47:00Z">
        <w:r w:rsidR="00E36DED" w:rsidDel="00CC2437">
          <w:delText xml:space="preserve">the </w:delText>
        </w:r>
      </w:del>
      <w:ins w:id="155" w:author="Mathieu Boudreau" w:date="2017-10-18T16:47:00Z">
        <w:r w:rsidR="00CC2437">
          <w:t xml:space="preserve">simulations using this </w:t>
        </w:r>
      </w:ins>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del w:id="156" w:author="Mathieu Boudreau" w:date="2017-10-18T17:04:00Z">
        <w:r w:rsidR="00DC52DA" w:rsidDel="00EF2624">
          <w:delText>could</w:delText>
        </w:r>
        <w:r w:rsidR="00E36DED" w:rsidDel="00EF2624">
          <w:delText xml:space="preserve"> </w:delText>
        </w:r>
        <w:r w:rsidR="00C6059E" w:rsidDel="00EF2624">
          <w:delText>even</w:delText>
        </w:r>
        <w:r w:rsidR="00E36DED" w:rsidDel="00EF2624">
          <w:delText xml:space="preserve"> be</w:delText>
        </w:r>
      </w:del>
      <w:ins w:id="157" w:author="Mathieu Boudreau" w:date="2017-10-18T17:04:00Z">
        <w:r w:rsidR="00EF2624">
          <w:t>possibly be</w:t>
        </w:r>
      </w:ins>
      <w:r w:rsidR="00E36DED">
        <w:t xml:space="preserve"> omitted from such a</w:t>
      </w:r>
      <w:r w:rsidR="00DC52DA">
        <w:t xml:space="preserve"> qMT optimized acquisition protocol</w:t>
      </w:r>
      <w:r w:rsidR="00C6059E">
        <w:t xml:space="preserve"> </w:t>
      </w:r>
      <w:del w:id="158" w:author="Mathieu Boudreau" w:date="2017-10-18T16:47:00Z">
        <w:r w:rsidR="00C6059E" w:rsidDel="00CC2437">
          <w:delText>without</w:delText>
        </w:r>
        <w:r w:rsidR="00D3018F" w:rsidDel="00CC2437">
          <w:delText xml:space="preserve"> </w:delText>
        </w:r>
        <w:r w:rsidR="00C6059E" w:rsidDel="00CC2437">
          <w:delText>biasing</w:delText>
        </w:r>
      </w:del>
      <w:ins w:id="159" w:author="Mathieu Boudreau" w:date="2017-10-18T16:47:00Z">
        <w:r w:rsidR="00CC2437">
          <w:t>with minimal impact to</w:t>
        </w:r>
      </w:ins>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rsidR="005A0E12" w:rsidRDefault="005A0E12" w:rsidP="005A0E12">
      <w:r>
        <w:br w:type="page"/>
      </w:r>
    </w:p>
    <w:p w:rsidR="00A97D0F" w:rsidRPr="00480E6C" w:rsidRDefault="00A41043" w:rsidP="001F002A">
      <w:pPr>
        <w:pStyle w:val="Heading1"/>
      </w:pPr>
      <w:r w:rsidRPr="00480E6C">
        <w:t>REFERENCES</w:t>
      </w:r>
    </w:p>
    <w:p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60"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60"/>
    </w:p>
    <w:p w:rsidR="000529E1" w:rsidRPr="000529E1" w:rsidRDefault="000529E1" w:rsidP="000529E1">
      <w:pPr>
        <w:pStyle w:val="EndNoteBibliography"/>
        <w:spacing w:after="0"/>
        <w:ind w:left="720" w:hanging="720"/>
        <w:rPr>
          <w:noProof/>
        </w:rPr>
      </w:pPr>
      <w:bookmarkStart w:id="161"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161"/>
    </w:p>
    <w:p w:rsidR="000529E1" w:rsidRPr="000529E1" w:rsidRDefault="000529E1" w:rsidP="000529E1">
      <w:pPr>
        <w:pStyle w:val="EndNoteBibliography"/>
        <w:spacing w:after="0"/>
        <w:ind w:left="720" w:hanging="720"/>
        <w:rPr>
          <w:noProof/>
        </w:rPr>
      </w:pPr>
      <w:bookmarkStart w:id="162"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162"/>
    </w:p>
    <w:p w:rsidR="000529E1" w:rsidRPr="000529E1" w:rsidRDefault="000529E1" w:rsidP="000529E1">
      <w:pPr>
        <w:pStyle w:val="EndNoteBibliography"/>
        <w:spacing w:after="0"/>
        <w:ind w:left="720" w:hanging="720"/>
        <w:rPr>
          <w:noProof/>
        </w:rPr>
      </w:pPr>
      <w:bookmarkStart w:id="163"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163"/>
    </w:p>
    <w:p w:rsidR="000529E1" w:rsidRPr="000529E1" w:rsidRDefault="000529E1" w:rsidP="000529E1">
      <w:pPr>
        <w:pStyle w:val="EndNoteBibliography"/>
        <w:spacing w:after="0"/>
        <w:ind w:left="720" w:hanging="720"/>
        <w:rPr>
          <w:noProof/>
        </w:rPr>
      </w:pPr>
      <w:bookmarkStart w:id="164"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164"/>
    </w:p>
    <w:p w:rsidR="000529E1" w:rsidRPr="000529E1" w:rsidRDefault="000529E1" w:rsidP="000529E1">
      <w:pPr>
        <w:pStyle w:val="EndNoteBibliography"/>
        <w:spacing w:after="0"/>
        <w:ind w:left="720" w:hanging="720"/>
        <w:rPr>
          <w:noProof/>
        </w:rPr>
      </w:pPr>
      <w:bookmarkStart w:id="165"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165"/>
    </w:p>
    <w:p w:rsidR="000529E1" w:rsidRPr="000529E1" w:rsidRDefault="000529E1" w:rsidP="000529E1">
      <w:pPr>
        <w:pStyle w:val="EndNoteBibliography"/>
        <w:spacing w:after="0"/>
        <w:ind w:left="720" w:hanging="720"/>
        <w:rPr>
          <w:noProof/>
        </w:rPr>
      </w:pPr>
      <w:bookmarkStart w:id="166" w:name="_ENREF_1_7"/>
      <w:r w:rsidRPr="000529E1">
        <w:rPr>
          <w:noProof/>
        </w:rPr>
        <w:t>7.</w:t>
      </w:r>
      <w:r w:rsidRPr="000529E1">
        <w:rPr>
          <w:noProof/>
        </w:rPr>
        <w:tab/>
        <w:t>Sled JG, Pike GB. Quantitative imaging of magnetization transfer exchange and relaxation properties in vivo using MRI. Magn Reson Med 2001;46(5):923-931.</w:t>
      </w:r>
      <w:bookmarkEnd w:id="166"/>
    </w:p>
    <w:p w:rsidR="000529E1" w:rsidRPr="000529E1" w:rsidRDefault="000529E1" w:rsidP="000529E1">
      <w:pPr>
        <w:pStyle w:val="EndNoteBibliography"/>
        <w:spacing w:after="0"/>
        <w:ind w:left="720" w:hanging="720"/>
        <w:rPr>
          <w:noProof/>
        </w:rPr>
      </w:pPr>
      <w:bookmarkStart w:id="167" w:name="_ENREF_1_8"/>
      <w:r w:rsidRPr="000529E1">
        <w:rPr>
          <w:noProof/>
        </w:rPr>
        <w:t>8.</w:t>
      </w:r>
      <w:r w:rsidRPr="000529E1">
        <w:rPr>
          <w:noProof/>
        </w:rPr>
        <w:tab/>
        <w:t>Dortch RD, Li K, Gochberg DF, Welch EB, Dula AN, Tamhane AA, Gore JC, Smith SA. Quantitative magnetization transfer imaging in human brain at 3 T via selective inversion recovery. Magn Reson Med 2011;66(5):1346-1352.</w:t>
      </w:r>
      <w:bookmarkEnd w:id="167"/>
    </w:p>
    <w:p w:rsidR="000529E1" w:rsidRPr="000529E1" w:rsidRDefault="000529E1" w:rsidP="000529E1">
      <w:pPr>
        <w:pStyle w:val="EndNoteBibliography"/>
        <w:spacing w:after="0"/>
        <w:ind w:left="720" w:hanging="720"/>
        <w:rPr>
          <w:noProof/>
        </w:rPr>
      </w:pPr>
      <w:bookmarkStart w:id="168" w:name="_ENREF_1_9"/>
      <w:r w:rsidRPr="000529E1">
        <w:rPr>
          <w:noProof/>
        </w:rPr>
        <w:t>9.</w:t>
      </w:r>
      <w:r w:rsidRPr="000529E1">
        <w:rPr>
          <w:noProof/>
        </w:rPr>
        <w:tab/>
        <w:t>Gloor M, Scheffler K, Bieri O. Quantitative magnetization transfer imaging using balanced SSFP. Magn Reson Med 2008;60(3):691-700.</w:t>
      </w:r>
      <w:bookmarkEnd w:id="168"/>
    </w:p>
    <w:p w:rsidR="000529E1" w:rsidRPr="000529E1" w:rsidRDefault="000529E1" w:rsidP="000529E1">
      <w:pPr>
        <w:pStyle w:val="EndNoteBibliography"/>
        <w:spacing w:after="0"/>
        <w:ind w:left="720" w:hanging="720"/>
        <w:rPr>
          <w:noProof/>
        </w:rPr>
      </w:pPr>
      <w:bookmarkStart w:id="169"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69"/>
    </w:p>
    <w:p w:rsidR="000529E1" w:rsidRPr="000529E1" w:rsidRDefault="000529E1" w:rsidP="000529E1">
      <w:pPr>
        <w:pStyle w:val="EndNoteBibliography"/>
        <w:spacing w:after="0"/>
        <w:ind w:left="720" w:hanging="720"/>
        <w:rPr>
          <w:noProof/>
        </w:rPr>
      </w:pPr>
      <w:bookmarkStart w:id="170"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70"/>
    </w:p>
    <w:p w:rsidR="000529E1" w:rsidRPr="000529E1" w:rsidRDefault="000529E1" w:rsidP="000529E1">
      <w:pPr>
        <w:pStyle w:val="EndNoteBibliography"/>
        <w:spacing w:after="0"/>
        <w:ind w:left="720" w:hanging="720"/>
        <w:rPr>
          <w:noProof/>
        </w:rPr>
      </w:pPr>
      <w:bookmarkStart w:id="171"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71"/>
    </w:p>
    <w:p w:rsidR="000529E1" w:rsidRPr="000529E1" w:rsidRDefault="000529E1" w:rsidP="000529E1">
      <w:pPr>
        <w:pStyle w:val="EndNoteBibliography"/>
        <w:spacing w:after="0"/>
        <w:ind w:left="720" w:hanging="720"/>
        <w:rPr>
          <w:noProof/>
        </w:rPr>
      </w:pPr>
      <w:bookmarkStart w:id="172" w:name="_ENREF_1_13"/>
      <w:r w:rsidRPr="000529E1">
        <w:rPr>
          <w:noProof/>
        </w:rPr>
        <w:t>13.</w:t>
      </w:r>
      <w:r w:rsidRPr="000529E1">
        <w:rPr>
          <w:noProof/>
        </w:rPr>
        <w:tab/>
        <w:t>Skinner TE, Glover GH. An extended two-point Dixon algorithm for calculating separate water, fat, and B0 images. Magn Reson Med 1997;37(4):628-630.</w:t>
      </w:r>
      <w:bookmarkEnd w:id="172"/>
    </w:p>
    <w:p w:rsidR="000529E1" w:rsidRPr="000529E1" w:rsidRDefault="000529E1" w:rsidP="000529E1">
      <w:pPr>
        <w:pStyle w:val="EndNoteBibliography"/>
        <w:spacing w:after="0"/>
        <w:ind w:left="720" w:hanging="720"/>
        <w:rPr>
          <w:noProof/>
        </w:rPr>
      </w:pPr>
      <w:bookmarkStart w:id="173" w:name="_ENREF_1_14"/>
      <w:r w:rsidRPr="000529E1">
        <w:rPr>
          <w:noProof/>
        </w:rPr>
        <w:t>14.</w:t>
      </w:r>
      <w:r w:rsidRPr="000529E1">
        <w:rPr>
          <w:noProof/>
        </w:rPr>
        <w:tab/>
        <w:t>Jin J, Chen J. On the SAR and field inhomogeneity of birdcage coils loaded with the human head. Magn Reson Med 1997;38(6):953-963.</w:t>
      </w:r>
      <w:bookmarkEnd w:id="173"/>
    </w:p>
    <w:p w:rsidR="000529E1" w:rsidRPr="000529E1" w:rsidRDefault="000529E1" w:rsidP="000529E1">
      <w:pPr>
        <w:pStyle w:val="EndNoteBibliography"/>
        <w:spacing w:after="0"/>
        <w:ind w:left="720" w:hanging="720"/>
        <w:rPr>
          <w:noProof/>
        </w:rPr>
      </w:pPr>
      <w:bookmarkStart w:id="174"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74"/>
    </w:p>
    <w:p w:rsidR="000529E1" w:rsidRPr="000529E1" w:rsidRDefault="000529E1" w:rsidP="000529E1">
      <w:pPr>
        <w:pStyle w:val="EndNoteBibliography"/>
        <w:spacing w:after="0"/>
        <w:ind w:left="720" w:hanging="720"/>
        <w:rPr>
          <w:noProof/>
        </w:rPr>
      </w:pPr>
      <w:bookmarkStart w:id="175"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75"/>
    </w:p>
    <w:p w:rsidR="000529E1" w:rsidRPr="000529E1" w:rsidRDefault="000529E1" w:rsidP="000529E1">
      <w:pPr>
        <w:pStyle w:val="EndNoteBibliography"/>
        <w:spacing w:after="0"/>
        <w:ind w:left="720" w:hanging="720"/>
        <w:rPr>
          <w:noProof/>
        </w:rPr>
      </w:pPr>
      <w:bookmarkStart w:id="176" w:name="_ENREF_1_17"/>
      <w:r w:rsidRPr="000529E1">
        <w:rPr>
          <w:noProof/>
        </w:rPr>
        <w:t>17.</w:t>
      </w:r>
      <w:r w:rsidRPr="000529E1">
        <w:rPr>
          <w:noProof/>
        </w:rPr>
        <w:tab/>
        <w:t>Levesque IR, Sled JG, Pike GB. Iterative optimization method for design of quantitative magnetization transfer imaging experiments. Magn Reson Med 2011;66(3):635-643.</w:t>
      </w:r>
      <w:bookmarkEnd w:id="176"/>
    </w:p>
    <w:p w:rsidR="000529E1" w:rsidRPr="000529E1" w:rsidRDefault="000529E1" w:rsidP="000529E1">
      <w:pPr>
        <w:pStyle w:val="EndNoteBibliography"/>
        <w:spacing w:after="0"/>
        <w:ind w:left="720" w:hanging="720"/>
        <w:rPr>
          <w:noProof/>
        </w:rPr>
      </w:pPr>
      <w:bookmarkStart w:id="177"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77"/>
    </w:p>
    <w:p w:rsidR="000529E1" w:rsidRPr="000529E1" w:rsidRDefault="000529E1" w:rsidP="000529E1">
      <w:pPr>
        <w:pStyle w:val="EndNoteBibliography"/>
        <w:spacing w:after="0"/>
        <w:ind w:left="720" w:hanging="720"/>
        <w:rPr>
          <w:noProof/>
        </w:rPr>
      </w:pPr>
      <w:bookmarkStart w:id="178" w:name="_ENREF_1_19"/>
      <w:r w:rsidRPr="000529E1">
        <w:rPr>
          <w:noProof/>
        </w:rPr>
        <w:t>19.</w:t>
      </w:r>
      <w:r w:rsidRPr="000529E1">
        <w:rPr>
          <w:noProof/>
        </w:rPr>
        <w:tab/>
        <w:t>Cercignani M, Alexander DC. Optimal acquisition schemes for in vivo quantitative magnetization transfer MRI. Magn Reson Med 2006;56(4):803-810.</w:t>
      </w:r>
      <w:bookmarkEnd w:id="178"/>
    </w:p>
    <w:p w:rsidR="000529E1" w:rsidRPr="000529E1" w:rsidRDefault="000529E1" w:rsidP="000529E1">
      <w:pPr>
        <w:pStyle w:val="EndNoteBibliography"/>
        <w:spacing w:after="0"/>
        <w:ind w:left="720" w:hanging="720"/>
        <w:rPr>
          <w:noProof/>
        </w:rPr>
      </w:pPr>
      <w:bookmarkStart w:id="179"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179"/>
    </w:p>
    <w:p w:rsidR="000529E1" w:rsidRPr="000529E1" w:rsidRDefault="000529E1" w:rsidP="000529E1">
      <w:pPr>
        <w:pStyle w:val="EndNoteBibliography"/>
        <w:spacing w:after="0"/>
        <w:ind w:left="720" w:hanging="720"/>
        <w:rPr>
          <w:noProof/>
        </w:rPr>
      </w:pPr>
      <w:bookmarkStart w:id="180" w:name="_ENREF_1_21"/>
      <w:r w:rsidRPr="000529E1">
        <w:rPr>
          <w:noProof/>
        </w:rPr>
        <w:t>21.</w:t>
      </w:r>
      <w:r w:rsidRPr="000529E1">
        <w:rPr>
          <w:noProof/>
        </w:rPr>
        <w:tab/>
        <w:t>Barral JK, Gudmundson E, Stikov N, Etezadi-Amoli M, Stoica P, Nishimura DG. A robust methodology for in vivo T1 mapping. Magn Reson Med 2010;64(4):1057-1067.</w:t>
      </w:r>
      <w:bookmarkEnd w:id="180"/>
    </w:p>
    <w:p w:rsidR="000529E1" w:rsidRPr="000529E1" w:rsidRDefault="000529E1" w:rsidP="000529E1">
      <w:pPr>
        <w:pStyle w:val="EndNoteBibliography"/>
        <w:spacing w:after="0"/>
        <w:ind w:left="720" w:hanging="720"/>
        <w:rPr>
          <w:noProof/>
        </w:rPr>
      </w:pPr>
      <w:bookmarkStart w:id="181" w:name="_ENREF_1_22"/>
      <w:r w:rsidRPr="000529E1">
        <w:rPr>
          <w:noProof/>
        </w:rPr>
        <w:t>22.</w:t>
      </w:r>
      <w:r w:rsidRPr="000529E1">
        <w:rPr>
          <w:noProof/>
        </w:rPr>
        <w:tab/>
        <w:t>Liberman G, Louzoun Y, Ben Bashat D. T(1) mapping using variable flip angle SPGR data with flip angle correction. J Magn Reson Imaging 2014;40(1):171-180.</w:t>
      </w:r>
      <w:bookmarkEnd w:id="181"/>
    </w:p>
    <w:p w:rsidR="000529E1" w:rsidRPr="000529E1" w:rsidRDefault="000529E1" w:rsidP="000529E1">
      <w:pPr>
        <w:pStyle w:val="EndNoteBibliography"/>
        <w:spacing w:after="0"/>
        <w:ind w:left="720" w:hanging="720"/>
        <w:rPr>
          <w:noProof/>
        </w:rPr>
      </w:pPr>
      <w:bookmarkStart w:id="182" w:name="_ENREF_1_23"/>
      <w:r w:rsidRPr="000529E1">
        <w:rPr>
          <w:noProof/>
        </w:rPr>
        <w:t>23.</w:t>
      </w:r>
      <w:r w:rsidRPr="000529E1">
        <w:rPr>
          <w:noProof/>
        </w:rPr>
        <w:tab/>
        <w:t>Boudreau M, Stikov N, Pike GB. B1 -sensitivity analysis of quantitative magnetization transfer imaging. Magn Reson Med 2017.</w:t>
      </w:r>
      <w:bookmarkEnd w:id="182"/>
    </w:p>
    <w:p w:rsidR="000529E1" w:rsidRPr="000529E1" w:rsidRDefault="000529E1" w:rsidP="000529E1">
      <w:pPr>
        <w:pStyle w:val="EndNoteBibliography"/>
        <w:spacing w:after="0"/>
        <w:ind w:left="720" w:hanging="720"/>
        <w:rPr>
          <w:noProof/>
        </w:rPr>
      </w:pPr>
      <w:bookmarkStart w:id="183" w:name="_ENREF_1_24"/>
      <w:r w:rsidRPr="000529E1">
        <w:rPr>
          <w:noProof/>
        </w:rPr>
        <w:t>24.</w:t>
      </w:r>
      <w:r w:rsidRPr="000529E1">
        <w:rPr>
          <w:noProof/>
        </w:rPr>
        <w:tab/>
        <w:t>Cruz JB. System sensitivity analysis: Dowden, Hutchinson &amp; Ross; 1973.</w:t>
      </w:r>
      <w:bookmarkEnd w:id="183"/>
    </w:p>
    <w:p w:rsidR="000529E1" w:rsidRPr="000529E1" w:rsidRDefault="000529E1" w:rsidP="000529E1">
      <w:pPr>
        <w:pStyle w:val="EndNoteBibliography"/>
        <w:spacing w:after="0"/>
        <w:ind w:left="720" w:hanging="720"/>
        <w:rPr>
          <w:noProof/>
        </w:rPr>
      </w:pPr>
      <w:bookmarkStart w:id="184"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184"/>
    </w:p>
    <w:p w:rsidR="000529E1" w:rsidRPr="000529E1" w:rsidRDefault="000529E1" w:rsidP="000529E1">
      <w:pPr>
        <w:pStyle w:val="EndNoteBibliography"/>
        <w:spacing w:after="0"/>
        <w:ind w:left="720" w:hanging="720"/>
        <w:rPr>
          <w:noProof/>
        </w:rPr>
      </w:pPr>
      <w:bookmarkStart w:id="185" w:name="_ENREF_1_26"/>
      <w:r w:rsidRPr="000529E1">
        <w:rPr>
          <w:noProof/>
        </w:rPr>
        <w:t>26.</w:t>
      </w:r>
      <w:r w:rsidRPr="000529E1">
        <w:rPr>
          <w:noProof/>
        </w:rPr>
        <w:tab/>
        <w:t>Boudreau M, Tardif CL, Stikov N, Sled JG, Lee W, Pike GB. B1 mapping for bias-correction in quantitative T1 imaging of the brain at 3T using standard pulse sequences. J Magn Reson Imaging 2017.</w:t>
      </w:r>
      <w:bookmarkEnd w:id="185"/>
    </w:p>
    <w:p w:rsidR="000529E1" w:rsidRPr="000529E1" w:rsidRDefault="000529E1" w:rsidP="000529E1">
      <w:pPr>
        <w:pStyle w:val="EndNoteBibliography"/>
        <w:spacing w:after="0"/>
        <w:ind w:left="720" w:hanging="720"/>
        <w:rPr>
          <w:noProof/>
        </w:rPr>
      </w:pPr>
      <w:bookmarkStart w:id="186"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186"/>
    </w:p>
    <w:p w:rsidR="000529E1" w:rsidRPr="000529E1" w:rsidRDefault="000529E1" w:rsidP="000529E1">
      <w:pPr>
        <w:pStyle w:val="EndNoteBibliography"/>
        <w:spacing w:after="0"/>
        <w:ind w:left="720" w:hanging="720"/>
        <w:rPr>
          <w:noProof/>
        </w:rPr>
      </w:pPr>
      <w:bookmarkStart w:id="187"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187"/>
    </w:p>
    <w:p w:rsidR="000529E1" w:rsidRPr="000529E1" w:rsidRDefault="000529E1" w:rsidP="000529E1">
      <w:pPr>
        <w:pStyle w:val="EndNoteBibliography"/>
        <w:spacing w:after="0"/>
        <w:ind w:left="720" w:hanging="720"/>
        <w:rPr>
          <w:noProof/>
        </w:rPr>
      </w:pPr>
      <w:bookmarkStart w:id="188"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188"/>
    </w:p>
    <w:p w:rsidR="000529E1" w:rsidRPr="000529E1" w:rsidRDefault="000529E1" w:rsidP="000529E1">
      <w:pPr>
        <w:pStyle w:val="EndNoteBibliography"/>
        <w:ind w:left="720" w:hanging="720"/>
        <w:rPr>
          <w:noProof/>
        </w:rPr>
      </w:pPr>
      <w:bookmarkStart w:id="189" w:name="_ENREF_1_30"/>
      <w:r w:rsidRPr="000529E1">
        <w:rPr>
          <w:noProof/>
        </w:rPr>
        <w:t>30.</w:t>
      </w:r>
      <w:r w:rsidRPr="000529E1">
        <w:rPr>
          <w:noProof/>
        </w:rPr>
        <w:tab/>
        <w:t>Mclean M, MacDonald ME, Lebel RM, Boudreau M, Pike B. Accelerated z-Spectrum Imaging. In: Proceedings of the 25th Annual Meeting of ISMRM 2017;25.</w:t>
      </w:r>
      <w:bookmarkEnd w:id="189"/>
    </w:p>
    <w:p w:rsidR="00A97D0F" w:rsidRPr="00480E6C" w:rsidRDefault="00A97D0F" w:rsidP="001C01AF">
      <w:pPr>
        <w:pStyle w:val="EndNoteBibliography"/>
        <w:ind w:left="720" w:hanging="720"/>
        <w:sectPr w:rsidR="00A97D0F" w:rsidRPr="00480E6C" w:rsidSect="001814BA">
          <w:footerReference w:type="even" r:id="rId9"/>
          <w:footerReference w:type="default" r:id="rId10"/>
          <w:footerReference w:type="first" r:id="rId11"/>
          <w:pgSz w:w="12240" w:h="15840"/>
          <w:pgMar w:top="1440" w:right="1440" w:bottom="1440" w:left="1134" w:header="0" w:footer="720" w:gutter="0"/>
          <w:pgNumType w:start="0"/>
          <w:cols w:space="720"/>
          <w:titlePg/>
        </w:sectPr>
      </w:pPr>
      <w:r w:rsidRPr="00480E6C">
        <w:fldChar w:fldCharType="end"/>
      </w:r>
      <w:r w:rsidR="001C01AF" w:rsidRPr="00480E6C">
        <w:t xml:space="preserve"> </w:t>
      </w:r>
    </w:p>
    <w:p w:rsidR="00840774" w:rsidRPr="00EC74BA" w:rsidRDefault="00272A3E" w:rsidP="00272A3E">
      <w:pPr>
        <w:pStyle w:val="Caption"/>
        <w:rPr>
          <w:b w:val="0"/>
        </w:rPr>
      </w:pPr>
      <w:bookmarkStart w:id="190" w:name="_Ref493846545"/>
      <w:r>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190"/>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rsidTr="00227E41">
        <w:trPr>
          <w:trHeight w:val="211"/>
          <w:jc w:val="center"/>
        </w:trPr>
        <w:tc>
          <w:tcPr>
            <w:tcW w:w="0" w:type="auto"/>
            <w:tcBorders>
              <w:top w:val="single" w:sz="18" w:space="0" w:color="auto"/>
              <w:bottom w:val="single" w:sz="18" w:space="0" w:color="auto"/>
            </w:tcBorders>
          </w:tcPr>
          <w:p w:rsidR="00840774" w:rsidRDefault="00840774" w:rsidP="003E16DE">
            <w:pPr>
              <w:spacing w:line="240" w:lineRule="auto"/>
            </w:pPr>
            <w:r>
              <w:t>Parameter</w:t>
            </w:r>
          </w:p>
        </w:tc>
        <w:tc>
          <w:tcPr>
            <w:tcW w:w="0" w:type="auto"/>
            <w:tcBorders>
              <w:top w:val="single" w:sz="18" w:space="0" w:color="auto"/>
              <w:bottom w:val="single" w:sz="18" w:space="0" w:color="auto"/>
            </w:tcBorders>
          </w:tcPr>
          <w:p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rsidR="00840774" w:rsidRDefault="00840774" w:rsidP="003E16DE">
            <w:pPr>
              <w:spacing w:line="240" w:lineRule="auto"/>
              <w:jc w:val="center"/>
            </w:pPr>
            <w:r>
              <w:t>Grey Matter</w:t>
            </w:r>
          </w:p>
        </w:tc>
      </w:tr>
      <w:tr w:rsidR="003E16DE" w:rsidTr="00227E41">
        <w:trPr>
          <w:trHeight w:val="213"/>
          <w:jc w:val="center"/>
        </w:trPr>
        <w:tc>
          <w:tcPr>
            <w:tcW w:w="0" w:type="auto"/>
            <w:tcBorders>
              <w:top w:val="single" w:sz="18" w:space="0" w:color="auto"/>
            </w:tcBorders>
          </w:tcPr>
          <w:p w:rsidR="00840774" w:rsidRDefault="00840774" w:rsidP="003E16DE">
            <w:pPr>
              <w:spacing w:line="240" w:lineRule="auto"/>
            </w:pPr>
            <w:r>
              <w:t>F</w:t>
            </w:r>
          </w:p>
        </w:tc>
        <w:tc>
          <w:tcPr>
            <w:tcW w:w="0" w:type="auto"/>
            <w:tcBorders>
              <w:top w:val="single" w:sz="18" w:space="0" w:color="auto"/>
            </w:tcBorders>
          </w:tcPr>
          <w:p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rsidTr="00227E41">
        <w:trPr>
          <w:trHeight w:val="211"/>
          <w:jc w:val="center"/>
        </w:trPr>
        <w:tc>
          <w:tcPr>
            <w:tcW w:w="0" w:type="auto"/>
          </w:tcPr>
          <w:p w:rsidR="003E16DE" w:rsidRPr="00840774" w:rsidRDefault="003E16DE" w:rsidP="003E16DE">
            <w:pPr>
              <w:spacing w:line="240" w:lineRule="auto"/>
            </w:pPr>
            <w:proofErr w:type="spellStart"/>
            <w:r>
              <w:t>k</w:t>
            </w:r>
            <w:r>
              <w:rPr>
                <w:vertAlign w:val="subscript"/>
              </w:rPr>
              <w:t>f</w:t>
            </w:r>
            <w:proofErr w:type="spellEnd"/>
          </w:p>
        </w:tc>
        <w:tc>
          <w:tcPr>
            <w:tcW w:w="0" w:type="auto"/>
          </w:tcPr>
          <w:p w:rsidR="003E16DE" w:rsidRPr="003E16DE" w:rsidRDefault="003E16DE" w:rsidP="003E16DE">
            <w:pPr>
              <w:spacing w:line="240" w:lineRule="auto"/>
              <w:jc w:val="center"/>
              <w:rPr>
                <w:vertAlign w:val="superscript"/>
              </w:rPr>
            </w:pPr>
            <w:r>
              <w:t>4.0 s</w:t>
            </w:r>
            <w:r>
              <w:rPr>
                <w:vertAlign w:val="superscript"/>
              </w:rPr>
              <w:t>-1</w:t>
            </w:r>
          </w:p>
        </w:tc>
        <w:tc>
          <w:tcPr>
            <w:tcW w:w="0" w:type="auto"/>
          </w:tcPr>
          <w:p w:rsidR="003E16DE" w:rsidRDefault="003E16DE" w:rsidP="003E16DE">
            <w:pPr>
              <w:spacing w:line="240" w:lineRule="auto"/>
              <w:jc w:val="center"/>
            </w:pPr>
            <w:r>
              <w:t>2.5 s</w:t>
            </w:r>
            <w:r>
              <w:rPr>
                <w:vertAlign w:val="superscript"/>
              </w:rPr>
              <w:t>-1</w:t>
            </w:r>
          </w:p>
        </w:tc>
      </w:tr>
      <w:tr w:rsidR="003E16DE" w:rsidTr="00227E41">
        <w:trPr>
          <w:trHeight w:val="211"/>
          <w:jc w:val="center"/>
        </w:trPr>
        <w:tc>
          <w:tcPr>
            <w:tcW w:w="0" w:type="auto"/>
          </w:tcPr>
          <w:p w:rsidR="003E16DE" w:rsidRPr="00840774" w:rsidRDefault="003E16DE" w:rsidP="003E16DE">
            <w:pPr>
              <w:spacing w:line="240" w:lineRule="auto"/>
            </w:pPr>
            <w:r>
              <w:t>T</w:t>
            </w:r>
            <w:proofErr w:type="gramStart"/>
            <w:r>
              <w:rPr>
                <w:vertAlign w:val="subscript"/>
              </w:rPr>
              <w:t>1,f</w:t>
            </w:r>
            <w:proofErr w:type="gramEnd"/>
          </w:p>
        </w:tc>
        <w:tc>
          <w:tcPr>
            <w:tcW w:w="0" w:type="auto"/>
          </w:tcPr>
          <w:p w:rsidR="003E16DE" w:rsidRPr="003E16DE" w:rsidRDefault="003E16DE" w:rsidP="003E16DE">
            <w:pPr>
              <w:spacing w:line="240" w:lineRule="auto"/>
              <w:jc w:val="center"/>
              <w:rPr>
                <w:vertAlign w:val="superscript"/>
              </w:rPr>
            </w:pPr>
            <w:r>
              <w:t>0.9 s</w:t>
            </w:r>
          </w:p>
        </w:tc>
        <w:tc>
          <w:tcPr>
            <w:tcW w:w="0" w:type="auto"/>
          </w:tcPr>
          <w:p w:rsidR="003E16DE" w:rsidRDefault="003E16DE" w:rsidP="003E16DE">
            <w:pPr>
              <w:spacing w:line="240" w:lineRule="auto"/>
              <w:jc w:val="center"/>
            </w:pPr>
            <w:r>
              <w:t>1.3 s</w:t>
            </w:r>
          </w:p>
        </w:tc>
      </w:tr>
      <w:tr w:rsidR="003E16DE" w:rsidTr="00227E41">
        <w:trPr>
          <w:trHeight w:val="213"/>
          <w:jc w:val="center"/>
        </w:trPr>
        <w:tc>
          <w:tcPr>
            <w:tcW w:w="0" w:type="auto"/>
          </w:tcPr>
          <w:p w:rsidR="003E16DE" w:rsidRPr="00840774" w:rsidRDefault="003E16DE" w:rsidP="003E16DE">
            <w:pPr>
              <w:spacing w:line="240" w:lineRule="auto"/>
            </w:pPr>
            <w:r>
              <w:t>T</w:t>
            </w:r>
            <w:proofErr w:type="gramStart"/>
            <w:r>
              <w:rPr>
                <w:vertAlign w:val="subscript"/>
              </w:rPr>
              <w:t>1,r</w:t>
            </w:r>
            <w:proofErr w:type="gramEnd"/>
          </w:p>
        </w:tc>
        <w:tc>
          <w:tcPr>
            <w:tcW w:w="0" w:type="auto"/>
          </w:tcPr>
          <w:p w:rsidR="003E16DE" w:rsidRPr="003E16DE" w:rsidRDefault="003E16DE" w:rsidP="003E16DE">
            <w:pPr>
              <w:spacing w:line="240" w:lineRule="auto"/>
              <w:jc w:val="center"/>
              <w:rPr>
                <w:vertAlign w:val="superscript"/>
              </w:rPr>
            </w:pPr>
            <w:r>
              <w:t>1.0 s</w:t>
            </w:r>
          </w:p>
        </w:tc>
        <w:tc>
          <w:tcPr>
            <w:tcW w:w="0" w:type="auto"/>
          </w:tcPr>
          <w:p w:rsidR="003E16DE" w:rsidRDefault="003E16DE" w:rsidP="003E16DE">
            <w:pPr>
              <w:spacing w:line="240" w:lineRule="auto"/>
              <w:jc w:val="center"/>
            </w:pPr>
            <w:r>
              <w:t>1.0 s</w:t>
            </w:r>
          </w:p>
        </w:tc>
      </w:tr>
      <w:tr w:rsidR="003E16DE" w:rsidTr="00227E41">
        <w:trPr>
          <w:trHeight w:val="211"/>
          <w:jc w:val="center"/>
        </w:trPr>
        <w:tc>
          <w:tcPr>
            <w:tcW w:w="0" w:type="auto"/>
          </w:tcPr>
          <w:p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rsidR="003E16DE" w:rsidRDefault="003E16DE" w:rsidP="003E16DE">
            <w:pPr>
              <w:spacing w:line="240" w:lineRule="auto"/>
              <w:jc w:val="center"/>
            </w:pPr>
            <w:r>
              <w:t xml:space="preserve">30 </w:t>
            </w:r>
            <w:proofErr w:type="spellStart"/>
            <w:r>
              <w:t>ms</w:t>
            </w:r>
            <w:proofErr w:type="spellEnd"/>
          </w:p>
        </w:tc>
        <w:tc>
          <w:tcPr>
            <w:tcW w:w="0" w:type="auto"/>
          </w:tcPr>
          <w:p w:rsidR="003E16DE" w:rsidRDefault="003E16DE" w:rsidP="003E16DE">
            <w:pPr>
              <w:spacing w:line="240" w:lineRule="auto"/>
              <w:jc w:val="center"/>
            </w:pPr>
            <w:r>
              <w:t xml:space="preserve">55 </w:t>
            </w:r>
            <w:proofErr w:type="spellStart"/>
            <w:r>
              <w:t>ms</w:t>
            </w:r>
            <w:proofErr w:type="spellEnd"/>
          </w:p>
        </w:tc>
      </w:tr>
      <w:tr w:rsidR="003E16DE" w:rsidTr="00227E41">
        <w:trPr>
          <w:trHeight w:val="66"/>
          <w:jc w:val="center"/>
        </w:trPr>
        <w:tc>
          <w:tcPr>
            <w:tcW w:w="0" w:type="auto"/>
            <w:tcBorders>
              <w:bottom w:val="single" w:sz="18" w:space="0" w:color="auto"/>
            </w:tcBorders>
          </w:tcPr>
          <w:p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rsidR="003E16DE" w:rsidRDefault="003E16DE" w:rsidP="003E16DE">
            <w:pPr>
              <w:spacing w:line="240" w:lineRule="auto"/>
              <w:jc w:val="center"/>
            </w:pPr>
            <w:r>
              <w:t xml:space="preserve">11 </w:t>
            </w:r>
            <w:proofErr w:type="spellStart"/>
            <w:r>
              <w:t>μs</w:t>
            </w:r>
            <w:proofErr w:type="spellEnd"/>
          </w:p>
        </w:tc>
      </w:tr>
    </w:tbl>
    <w:p w:rsidR="00840774" w:rsidRPr="00840774" w:rsidRDefault="00840774" w:rsidP="00840774">
      <w:pPr>
        <w:rPr>
          <w:lang w:eastAsia="en-CA"/>
        </w:rPr>
      </w:pPr>
    </w:p>
    <w:p w:rsidR="00840774" w:rsidRDefault="00840774">
      <w:pPr>
        <w:spacing w:after="0" w:line="240" w:lineRule="auto"/>
        <w:jc w:val="left"/>
        <w:rPr>
          <w:rFonts w:eastAsia="Times New Roman"/>
          <w:b/>
          <w:bCs/>
          <w:lang w:eastAsia="en-CA"/>
        </w:rPr>
      </w:pPr>
      <w:r>
        <w:br w:type="page"/>
      </w:r>
    </w:p>
    <w:p w:rsidR="00272A3E" w:rsidRPr="00B14D48" w:rsidRDefault="00840774" w:rsidP="00840774">
      <w:pPr>
        <w:pStyle w:val="Caption"/>
      </w:pPr>
      <w:bookmarkStart w:id="191" w:name="_Ref493858636"/>
      <w:r>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191"/>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rsidTr="00227E41">
        <w:trPr>
          <w:trHeight w:val="346"/>
        </w:trPr>
        <w:tc>
          <w:tcPr>
            <w:tcW w:w="462" w:type="pct"/>
          </w:tcPr>
          <w:p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rsidTr="00227E41">
        <w:trPr>
          <w:trHeight w:val="364"/>
        </w:trPr>
        <w:tc>
          <w:tcPr>
            <w:tcW w:w="462" w:type="pct"/>
          </w:tcPr>
          <w:p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rsidR="00270DF4" w:rsidRDefault="00270DF4" w:rsidP="00270DF4">
            <w:pPr>
              <w:spacing w:after="0" w:line="240" w:lineRule="auto"/>
              <w:jc w:val="center"/>
            </w:pPr>
            <w:r>
              <w:t>Δ (Hz)</w:t>
            </w:r>
          </w:p>
        </w:tc>
      </w:tr>
      <w:tr w:rsidR="00BE5360" w:rsidTr="00BE5360">
        <w:trPr>
          <w:trHeight w:val="346"/>
        </w:trPr>
        <w:tc>
          <w:tcPr>
            <w:tcW w:w="462" w:type="pct"/>
          </w:tcPr>
          <w:p w:rsidR="00191D4A" w:rsidRDefault="00191D4A" w:rsidP="00270DF4">
            <w:pPr>
              <w:spacing w:after="0" w:line="240" w:lineRule="auto"/>
              <w:jc w:val="left"/>
            </w:pPr>
            <w:r>
              <w:t>1</w:t>
            </w:r>
          </w:p>
        </w:tc>
        <w:tc>
          <w:tcPr>
            <w:tcW w:w="550" w:type="pct"/>
            <w:vMerge w:val="restart"/>
            <w:tcBorders>
              <w:top w:val="single" w:sz="12" w:space="0" w:color="auto"/>
            </w:tcBorders>
          </w:tcPr>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BE5360" w:rsidRDefault="00BE5360" w:rsidP="00270DF4">
            <w:pPr>
              <w:spacing w:after="0" w:line="240" w:lineRule="auto"/>
              <w:jc w:val="center"/>
            </w:pPr>
          </w:p>
          <w:p w:rsidR="00191D4A" w:rsidRDefault="00191D4A" w:rsidP="00270DF4">
            <w:pPr>
              <w:spacing w:after="0" w:line="240" w:lineRule="auto"/>
              <w:jc w:val="center"/>
            </w:pPr>
            <w:r>
              <w:t>25ms/7°</w:t>
            </w:r>
          </w:p>
        </w:tc>
        <w:tc>
          <w:tcPr>
            <w:tcW w:w="363" w:type="pct"/>
            <w:vMerge w:val="restart"/>
            <w:tcBorders>
              <w:top w:val="single" w:sz="12" w:space="0" w:color="auto"/>
            </w:tcBorders>
          </w:tcPr>
          <w:p w:rsidR="00191D4A" w:rsidRDefault="00191D4A" w:rsidP="00270DF4">
            <w:pPr>
              <w:spacing w:after="0" w:line="240" w:lineRule="auto"/>
              <w:jc w:val="center"/>
            </w:pPr>
          </w:p>
          <w:p w:rsidR="00191D4A" w:rsidRDefault="00191D4A" w:rsidP="00270DF4">
            <w:pPr>
              <w:spacing w:after="0" w:line="240" w:lineRule="auto"/>
              <w:jc w:val="center"/>
            </w:pPr>
          </w:p>
          <w:p w:rsidR="00BE5360" w:rsidRPr="00BE5360" w:rsidRDefault="00BE5360" w:rsidP="00270DF4">
            <w:pPr>
              <w:spacing w:after="0" w:line="240" w:lineRule="auto"/>
              <w:jc w:val="center"/>
              <w:rPr>
                <w:sz w:val="14"/>
                <w:szCs w:val="14"/>
              </w:rPr>
            </w:pPr>
          </w:p>
          <w:p w:rsidR="00191D4A" w:rsidRDefault="00191D4A" w:rsidP="00270DF4">
            <w:pPr>
              <w:spacing w:after="0" w:line="240" w:lineRule="auto"/>
              <w:jc w:val="center"/>
            </w:pPr>
            <w:r>
              <w:t>142°</w:t>
            </w:r>
          </w:p>
        </w:tc>
        <w:tc>
          <w:tcPr>
            <w:tcW w:w="570" w:type="pct"/>
            <w:tcBorders>
              <w:top w:val="single" w:sz="12" w:space="0" w:color="auto"/>
            </w:tcBorders>
          </w:tcPr>
          <w:p w:rsidR="00191D4A" w:rsidRDefault="009D118F" w:rsidP="00270DF4">
            <w:pPr>
              <w:spacing w:after="0" w:line="240" w:lineRule="auto"/>
              <w:jc w:val="center"/>
            </w:pPr>
            <w:r>
              <w:t>432.9</w:t>
            </w:r>
          </w:p>
        </w:tc>
        <w:tc>
          <w:tcPr>
            <w:tcW w:w="550" w:type="pct"/>
            <w:vMerge w:val="restart"/>
            <w:tcBorders>
              <w:top w:val="single" w:sz="12" w:space="0" w:color="auto"/>
            </w:tcBorders>
          </w:tcPr>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BE5360" w:rsidRDefault="00BE5360" w:rsidP="00270DF4">
            <w:pPr>
              <w:spacing w:after="0" w:line="240" w:lineRule="auto"/>
              <w:jc w:val="center"/>
            </w:pPr>
          </w:p>
          <w:p w:rsidR="00191D4A" w:rsidRDefault="00191D4A" w:rsidP="00270DF4">
            <w:pPr>
              <w:spacing w:after="0" w:line="240" w:lineRule="auto"/>
              <w:jc w:val="center"/>
            </w:pPr>
            <w:r>
              <w:t>25ms/7°</w:t>
            </w:r>
          </w:p>
        </w:tc>
        <w:tc>
          <w:tcPr>
            <w:tcW w:w="408" w:type="pct"/>
            <w:tcBorders>
              <w:top w:val="single" w:sz="12" w:space="0" w:color="auto"/>
            </w:tcBorders>
          </w:tcPr>
          <w:p w:rsidR="00191D4A" w:rsidRDefault="00DF0B58" w:rsidP="00270DF4">
            <w:pPr>
              <w:spacing w:after="0" w:line="240" w:lineRule="auto"/>
              <w:jc w:val="center"/>
            </w:pPr>
            <w:r>
              <w:t>200.0</w:t>
            </w:r>
          </w:p>
        </w:tc>
        <w:tc>
          <w:tcPr>
            <w:tcW w:w="570" w:type="pct"/>
            <w:tcBorders>
              <w:top w:val="single" w:sz="12" w:space="0" w:color="auto"/>
            </w:tcBorders>
          </w:tcPr>
          <w:p w:rsidR="00191D4A" w:rsidRDefault="00DF0B58" w:rsidP="00270DF4">
            <w:pPr>
              <w:spacing w:after="0" w:line="240" w:lineRule="auto"/>
              <w:jc w:val="center"/>
            </w:pPr>
            <w:r>
              <w:t>300.0</w:t>
            </w:r>
          </w:p>
        </w:tc>
        <w:tc>
          <w:tcPr>
            <w:tcW w:w="550" w:type="pct"/>
            <w:vMerge w:val="restart"/>
            <w:tcBorders>
              <w:top w:val="single" w:sz="12" w:space="0" w:color="auto"/>
            </w:tcBorders>
          </w:tcPr>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191D4A" w:rsidRDefault="00191D4A" w:rsidP="00270DF4">
            <w:pPr>
              <w:spacing w:after="0" w:line="240" w:lineRule="auto"/>
              <w:jc w:val="center"/>
            </w:pPr>
          </w:p>
          <w:p w:rsidR="00BE5360" w:rsidRDefault="00BE5360" w:rsidP="00270DF4">
            <w:pPr>
              <w:spacing w:after="0" w:line="240" w:lineRule="auto"/>
              <w:jc w:val="center"/>
            </w:pPr>
          </w:p>
          <w:p w:rsidR="00191D4A" w:rsidRDefault="00191D4A" w:rsidP="00270DF4">
            <w:pPr>
              <w:spacing w:after="0" w:line="240" w:lineRule="auto"/>
              <w:jc w:val="center"/>
            </w:pPr>
            <w:r>
              <w:t>25ms/7°</w:t>
            </w:r>
          </w:p>
        </w:tc>
        <w:tc>
          <w:tcPr>
            <w:tcW w:w="408" w:type="pct"/>
            <w:tcBorders>
              <w:top w:val="single" w:sz="12" w:space="0" w:color="auto"/>
            </w:tcBorders>
          </w:tcPr>
          <w:p w:rsidR="00191D4A" w:rsidRDefault="00DF0B58" w:rsidP="00270DF4">
            <w:pPr>
              <w:spacing w:after="0" w:line="240" w:lineRule="auto"/>
              <w:jc w:val="center"/>
            </w:pPr>
            <w:r>
              <w:t>200.0</w:t>
            </w:r>
          </w:p>
        </w:tc>
        <w:tc>
          <w:tcPr>
            <w:tcW w:w="570" w:type="pct"/>
            <w:tcBorders>
              <w:top w:val="single" w:sz="12" w:space="0" w:color="auto"/>
            </w:tcBorders>
          </w:tcPr>
          <w:p w:rsidR="00191D4A" w:rsidRDefault="00BE5360" w:rsidP="00270DF4">
            <w:pPr>
              <w:spacing w:after="0" w:line="240" w:lineRule="auto"/>
              <w:jc w:val="center"/>
            </w:pPr>
            <w:r>
              <w:t>300.0</w:t>
            </w:r>
          </w:p>
        </w:tc>
      </w:tr>
      <w:tr w:rsidR="00BE5360" w:rsidTr="00BE5360">
        <w:trPr>
          <w:trHeight w:val="364"/>
        </w:trPr>
        <w:tc>
          <w:tcPr>
            <w:tcW w:w="462" w:type="pct"/>
          </w:tcPr>
          <w:p w:rsidR="00191D4A" w:rsidRDefault="00191D4A" w:rsidP="00270DF4">
            <w:pPr>
              <w:spacing w:after="0" w:line="240" w:lineRule="auto"/>
              <w:jc w:val="left"/>
            </w:pPr>
            <w:r>
              <w:t>2</w:t>
            </w:r>
          </w:p>
        </w:tc>
        <w:tc>
          <w:tcPr>
            <w:tcW w:w="550" w:type="pct"/>
            <w:vMerge/>
          </w:tcPr>
          <w:p w:rsidR="00191D4A" w:rsidRDefault="00191D4A" w:rsidP="00270DF4">
            <w:pPr>
              <w:spacing w:after="0" w:line="240" w:lineRule="auto"/>
              <w:jc w:val="center"/>
            </w:pPr>
          </w:p>
        </w:tc>
        <w:tc>
          <w:tcPr>
            <w:tcW w:w="363" w:type="pct"/>
            <w:vMerge/>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1 087.5</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250.0</w:t>
            </w:r>
          </w:p>
        </w:tc>
        <w:tc>
          <w:tcPr>
            <w:tcW w:w="570" w:type="pct"/>
          </w:tcPr>
          <w:p w:rsidR="00191D4A" w:rsidRDefault="00DF0B58" w:rsidP="00270DF4">
            <w:pPr>
              <w:spacing w:after="0" w:line="240" w:lineRule="auto"/>
              <w:jc w:val="center"/>
            </w:pPr>
            <w:r>
              <w:t>1 903.9</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250.0</w:t>
            </w:r>
          </w:p>
        </w:tc>
        <w:tc>
          <w:tcPr>
            <w:tcW w:w="570" w:type="pct"/>
          </w:tcPr>
          <w:p w:rsidR="00191D4A" w:rsidRDefault="00BE5360" w:rsidP="00270DF4">
            <w:pPr>
              <w:spacing w:after="0" w:line="240" w:lineRule="auto"/>
              <w:jc w:val="center"/>
            </w:pPr>
            <w:r>
              <w:t>1609.5</w:t>
            </w:r>
          </w:p>
        </w:tc>
      </w:tr>
      <w:tr w:rsidR="00BE5360" w:rsidTr="00BE5360">
        <w:trPr>
          <w:trHeight w:val="346"/>
        </w:trPr>
        <w:tc>
          <w:tcPr>
            <w:tcW w:w="462" w:type="pct"/>
          </w:tcPr>
          <w:p w:rsidR="00191D4A" w:rsidRDefault="00191D4A" w:rsidP="00270DF4">
            <w:pPr>
              <w:spacing w:after="0" w:line="240" w:lineRule="auto"/>
              <w:jc w:val="left"/>
            </w:pPr>
            <w:r>
              <w:t>3</w:t>
            </w:r>
          </w:p>
        </w:tc>
        <w:tc>
          <w:tcPr>
            <w:tcW w:w="550" w:type="pct"/>
            <w:vMerge/>
          </w:tcPr>
          <w:p w:rsidR="00191D4A" w:rsidRDefault="00191D4A" w:rsidP="00270DF4">
            <w:pPr>
              <w:spacing w:after="0" w:line="240" w:lineRule="auto"/>
              <w:jc w:val="center"/>
            </w:pPr>
          </w:p>
        </w:tc>
        <w:tc>
          <w:tcPr>
            <w:tcW w:w="363" w:type="pct"/>
            <w:vMerge/>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2 731.6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DF0B58" w:rsidP="00270DF4">
            <w:pPr>
              <w:spacing w:after="0" w:line="240" w:lineRule="auto"/>
              <w:jc w:val="center"/>
            </w:pPr>
            <w:r>
              <w:t>1 609.5</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BE5360" w:rsidP="00270DF4">
            <w:pPr>
              <w:spacing w:after="0" w:line="240" w:lineRule="auto"/>
              <w:jc w:val="center"/>
            </w:pPr>
            <w:r>
              <w:t>1609.5</w:t>
            </w:r>
          </w:p>
        </w:tc>
      </w:tr>
      <w:tr w:rsidR="00BE5360" w:rsidTr="00BE5360">
        <w:trPr>
          <w:trHeight w:val="364"/>
        </w:trPr>
        <w:tc>
          <w:tcPr>
            <w:tcW w:w="462" w:type="pct"/>
          </w:tcPr>
          <w:p w:rsidR="00191D4A" w:rsidRDefault="00191D4A" w:rsidP="00270DF4">
            <w:pPr>
              <w:spacing w:after="0" w:line="240" w:lineRule="auto"/>
              <w:jc w:val="left"/>
            </w:pPr>
            <w:r>
              <w:t>4</w:t>
            </w:r>
          </w:p>
        </w:tc>
        <w:tc>
          <w:tcPr>
            <w:tcW w:w="550" w:type="pct"/>
            <w:vMerge/>
          </w:tcPr>
          <w:p w:rsidR="00191D4A" w:rsidRDefault="00191D4A" w:rsidP="00270DF4">
            <w:pPr>
              <w:spacing w:after="0" w:line="240" w:lineRule="auto"/>
              <w:jc w:val="center"/>
            </w:pPr>
          </w:p>
        </w:tc>
        <w:tc>
          <w:tcPr>
            <w:tcW w:w="363" w:type="pct"/>
            <w:vMerge/>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6 861.6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DF0B58" w:rsidP="00270DF4">
            <w:pPr>
              <w:spacing w:after="0" w:line="240" w:lineRule="auto"/>
              <w:jc w:val="center"/>
            </w:pPr>
            <w:r>
              <w:t>12 083.6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BE5360" w:rsidP="00270DF4">
            <w:pPr>
              <w:spacing w:after="0" w:line="240" w:lineRule="auto"/>
              <w:jc w:val="center"/>
            </w:pPr>
            <w:r>
              <w:t>12 083.6</w:t>
            </w:r>
          </w:p>
        </w:tc>
      </w:tr>
      <w:tr w:rsidR="00BE5360" w:rsidTr="00BE5360">
        <w:trPr>
          <w:trHeight w:val="346"/>
        </w:trPr>
        <w:tc>
          <w:tcPr>
            <w:tcW w:w="462" w:type="pct"/>
          </w:tcPr>
          <w:p w:rsidR="00191D4A" w:rsidRDefault="00191D4A" w:rsidP="00270DF4">
            <w:pPr>
              <w:spacing w:after="0" w:line="240" w:lineRule="auto"/>
              <w:jc w:val="left"/>
            </w:pPr>
            <w:r>
              <w:t>5</w:t>
            </w:r>
          </w:p>
        </w:tc>
        <w:tc>
          <w:tcPr>
            <w:tcW w:w="550" w:type="pct"/>
            <w:vMerge/>
          </w:tcPr>
          <w:p w:rsidR="00191D4A" w:rsidRDefault="00191D4A" w:rsidP="00270DF4">
            <w:pPr>
              <w:spacing w:after="0" w:line="240" w:lineRule="auto"/>
              <w:jc w:val="center"/>
            </w:pPr>
          </w:p>
        </w:tc>
        <w:tc>
          <w:tcPr>
            <w:tcW w:w="363" w:type="pct"/>
            <w:vMerge/>
            <w:tcBorders>
              <w:bottom w:val="single" w:sz="12" w:space="0" w:color="auto"/>
            </w:tcBorders>
          </w:tcPr>
          <w:p w:rsidR="00191D4A" w:rsidRDefault="00191D4A" w:rsidP="00270DF4">
            <w:pPr>
              <w:spacing w:after="0" w:line="240" w:lineRule="auto"/>
              <w:jc w:val="center"/>
            </w:pPr>
          </w:p>
        </w:tc>
        <w:tc>
          <w:tcPr>
            <w:tcW w:w="570" w:type="pct"/>
            <w:tcBorders>
              <w:bottom w:val="single" w:sz="12" w:space="0" w:color="auto"/>
            </w:tcBorders>
          </w:tcPr>
          <w:p w:rsidR="00191D4A" w:rsidRDefault="009D118F" w:rsidP="00270DF4">
            <w:pPr>
              <w:spacing w:after="0" w:line="240" w:lineRule="auto"/>
              <w:jc w:val="center"/>
            </w:pPr>
            <w:r>
              <w:t xml:space="preserve">17 235.5 </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DF0B58" w:rsidP="00270DF4">
            <w:pPr>
              <w:spacing w:after="0" w:line="240" w:lineRule="auto"/>
              <w:jc w:val="center"/>
            </w:pPr>
            <w:r>
              <w:t>1 903.9</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BE5360" w:rsidP="00270DF4">
            <w:pPr>
              <w:spacing w:after="0" w:line="240" w:lineRule="auto"/>
              <w:jc w:val="center"/>
            </w:pPr>
            <w:r>
              <w:t>2 252.2</w:t>
            </w:r>
          </w:p>
        </w:tc>
      </w:tr>
      <w:tr w:rsidR="00BE5360" w:rsidTr="00BE5360">
        <w:trPr>
          <w:trHeight w:val="346"/>
        </w:trPr>
        <w:tc>
          <w:tcPr>
            <w:tcW w:w="462" w:type="pct"/>
          </w:tcPr>
          <w:p w:rsidR="00191D4A" w:rsidRDefault="00191D4A" w:rsidP="00270DF4">
            <w:pPr>
              <w:spacing w:after="0" w:line="240" w:lineRule="auto"/>
              <w:jc w:val="left"/>
            </w:pPr>
            <w:r>
              <w:t>6</w:t>
            </w:r>
          </w:p>
        </w:tc>
        <w:tc>
          <w:tcPr>
            <w:tcW w:w="550" w:type="pct"/>
            <w:vMerge/>
          </w:tcPr>
          <w:p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rsidR="00191D4A" w:rsidRDefault="00191D4A" w:rsidP="00270DF4">
            <w:pPr>
              <w:spacing w:after="0" w:line="240" w:lineRule="auto"/>
              <w:jc w:val="center"/>
            </w:pPr>
          </w:p>
          <w:p w:rsidR="00191D4A" w:rsidRDefault="00191D4A" w:rsidP="00270DF4">
            <w:pPr>
              <w:spacing w:after="0" w:line="240" w:lineRule="auto"/>
              <w:jc w:val="center"/>
            </w:pPr>
          </w:p>
          <w:p w:rsidR="00BE5360" w:rsidRDefault="00BE5360" w:rsidP="00270DF4">
            <w:pPr>
              <w:spacing w:after="0" w:line="240" w:lineRule="auto"/>
              <w:jc w:val="center"/>
            </w:pPr>
          </w:p>
          <w:p w:rsidR="00191D4A" w:rsidRDefault="00191D4A" w:rsidP="00270DF4">
            <w:pPr>
              <w:spacing w:after="0" w:line="240" w:lineRule="auto"/>
              <w:jc w:val="center"/>
            </w:pPr>
            <w:r>
              <w:t>426°</w:t>
            </w:r>
          </w:p>
        </w:tc>
        <w:tc>
          <w:tcPr>
            <w:tcW w:w="570" w:type="pct"/>
            <w:tcBorders>
              <w:top w:val="single" w:sz="12" w:space="0" w:color="auto"/>
            </w:tcBorders>
          </w:tcPr>
          <w:p w:rsidR="00191D4A" w:rsidRDefault="009D118F" w:rsidP="00270DF4">
            <w:pPr>
              <w:spacing w:after="0" w:line="240" w:lineRule="auto"/>
              <w:jc w:val="center"/>
            </w:pPr>
            <w:r>
              <w:t>432.9</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250.0</w:t>
            </w:r>
          </w:p>
        </w:tc>
        <w:tc>
          <w:tcPr>
            <w:tcW w:w="570" w:type="pct"/>
          </w:tcPr>
          <w:p w:rsidR="00191D4A" w:rsidRDefault="00DF0B58" w:rsidP="00270DF4">
            <w:pPr>
              <w:spacing w:after="0" w:line="240" w:lineRule="auto"/>
              <w:jc w:val="center"/>
            </w:pPr>
            <w:r>
              <w:t>2 252.2</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200.0</w:t>
            </w:r>
          </w:p>
        </w:tc>
        <w:tc>
          <w:tcPr>
            <w:tcW w:w="570" w:type="pct"/>
          </w:tcPr>
          <w:p w:rsidR="00191D4A" w:rsidRDefault="00BE5360" w:rsidP="00270DF4">
            <w:pPr>
              <w:spacing w:after="0" w:line="240" w:lineRule="auto"/>
              <w:jc w:val="center"/>
            </w:pPr>
            <w:r>
              <w:t>1 903.9</w:t>
            </w:r>
          </w:p>
        </w:tc>
      </w:tr>
      <w:tr w:rsidR="00BE5360" w:rsidTr="00BE5360">
        <w:trPr>
          <w:trHeight w:val="364"/>
        </w:trPr>
        <w:tc>
          <w:tcPr>
            <w:tcW w:w="462" w:type="pct"/>
          </w:tcPr>
          <w:p w:rsidR="00191D4A" w:rsidRDefault="00191D4A" w:rsidP="00270DF4">
            <w:pPr>
              <w:spacing w:after="0" w:line="240" w:lineRule="auto"/>
              <w:jc w:val="left"/>
            </w:pPr>
            <w:r>
              <w:t>7</w:t>
            </w:r>
          </w:p>
        </w:tc>
        <w:tc>
          <w:tcPr>
            <w:tcW w:w="550" w:type="pct"/>
            <w:vMerge/>
          </w:tcPr>
          <w:p w:rsidR="00191D4A" w:rsidRDefault="00191D4A" w:rsidP="00270DF4">
            <w:pPr>
              <w:spacing w:after="0" w:line="240" w:lineRule="auto"/>
              <w:jc w:val="center"/>
            </w:pPr>
          </w:p>
        </w:tc>
        <w:tc>
          <w:tcPr>
            <w:tcW w:w="363" w:type="pct"/>
            <w:vMerge/>
            <w:tcBorders>
              <w:bottom w:val="single" w:sz="24" w:space="0" w:color="auto"/>
            </w:tcBorders>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1 087.5</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150.0</w:t>
            </w:r>
          </w:p>
        </w:tc>
        <w:tc>
          <w:tcPr>
            <w:tcW w:w="570" w:type="pct"/>
          </w:tcPr>
          <w:p w:rsidR="00191D4A" w:rsidRDefault="00DF0B58" w:rsidP="00270DF4">
            <w:pPr>
              <w:spacing w:after="0" w:line="240" w:lineRule="auto"/>
              <w:jc w:val="center"/>
            </w:pPr>
            <w:r>
              <w:t>300.0</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650.0</w:t>
            </w:r>
          </w:p>
        </w:tc>
        <w:tc>
          <w:tcPr>
            <w:tcW w:w="570" w:type="pct"/>
          </w:tcPr>
          <w:p w:rsidR="00191D4A" w:rsidRDefault="00BE5360" w:rsidP="00270DF4">
            <w:pPr>
              <w:spacing w:after="0" w:line="240" w:lineRule="auto"/>
              <w:jc w:val="center"/>
            </w:pPr>
            <w:r>
              <w:t>300.0</w:t>
            </w:r>
          </w:p>
        </w:tc>
      </w:tr>
      <w:tr w:rsidR="00BE5360" w:rsidTr="00BE5360">
        <w:trPr>
          <w:trHeight w:val="346"/>
        </w:trPr>
        <w:tc>
          <w:tcPr>
            <w:tcW w:w="462" w:type="pct"/>
          </w:tcPr>
          <w:p w:rsidR="00191D4A" w:rsidRDefault="00191D4A" w:rsidP="00270DF4">
            <w:pPr>
              <w:spacing w:after="0" w:line="240" w:lineRule="auto"/>
              <w:jc w:val="left"/>
            </w:pPr>
            <w:r>
              <w:t>8</w:t>
            </w:r>
          </w:p>
        </w:tc>
        <w:tc>
          <w:tcPr>
            <w:tcW w:w="550" w:type="pct"/>
            <w:vMerge/>
          </w:tcPr>
          <w:p w:rsidR="00191D4A" w:rsidRDefault="00191D4A" w:rsidP="00270DF4">
            <w:pPr>
              <w:spacing w:after="0" w:line="240" w:lineRule="auto"/>
              <w:jc w:val="center"/>
            </w:pPr>
          </w:p>
        </w:tc>
        <w:tc>
          <w:tcPr>
            <w:tcW w:w="363" w:type="pct"/>
            <w:vMerge/>
            <w:tcBorders>
              <w:bottom w:val="single" w:sz="24" w:space="0" w:color="auto"/>
            </w:tcBorders>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2 731.6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DF0B58" w:rsidP="00270DF4">
            <w:pPr>
              <w:spacing w:after="0" w:line="240" w:lineRule="auto"/>
              <w:jc w:val="center"/>
            </w:pPr>
            <w:r>
              <w:t>1 360.6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200.0</w:t>
            </w:r>
          </w:p>
        </w:tc>
        <w:tc>
          <w:tcPr>
            <w:tcW w:w="570" w:type="pct"/>
          </w:tcPr>
          <w:p w:rsidR="00191D4A" w:rsidRDefault="00BE5360" w:rsidP="00270DF4">
            <w:pPr>
              <w:spacing w:after="0" w:line="240" w:lineRule="auto"/>
              <w:jc w:val="center"/>
            </w:pPr>
            <w:r>
              <w:t>1 360.6</w:t>
            </w:r>
          </w:p>
        </w:tc>
      </w:tr>
      <w:tr w:rsidR="00BE5360" w:rsidTr="00BE5360">
        <w:trPr>
          <w:trHeight w:val="364"/>
        </w:trPr>
        <w:tc>
          <w:tcPr>
            <w:tcW w:w="462" w:type="pct"/>
          </w:tcPr>
          <w:p w:rsidR="00191D4A" w:rsidRDefault="00191D4A" w:rsidP="00270DF4">
            <w:pPr>
              <w:spacing w:after="0" w:line="240" w:lineRule="auto"/>
              <w:jc w:val="left"/>
            </w:pPr>
            <w:r>
              <w:t>9</w:t>
            </w:r>
          </w:p>
        </w:tc>
        <w:tc>
          <w:tcPr>
            <w:tcW w:w="550" w:type="pct"/>
            <w:vMerge/>
          </w:tcPr>
          <w:p w:rsidR="00191D4A" w:rsidRDefault="00191D4A" w:rsidP="00270DF4">
            <w:pPr>
              <w:spacing w:after="0" w:line="240" w:lineRule="auto"/>
              <w:jc w:val="center"/>
            </w:pPr>
          </w:p>
        </w:tc>
        <w:tc>
          <w:tcPr>
            <w:tcW w:w="363" w:type="pct"/>
            <w:vMerge/>
            <w:tcBorders>
              <w:bottom w:val="single" w:sz="24" w:space="0" w:color="auto"/>
            </w:tcBorders>
          </w:tcPr>
          <w:p w:rsidR="00191D4A" w:rsidRDefault="00191D4A" w:rsidP="00270DF4">
            <w:pPr>
              <w:spacing w:after="0" w:line="240" w:lineRule="auto"/>
              <w:jc w:val="center"/>
            </w:pPr>
          </w:p>
        </w:tc>
        <w:tc>
          <w:tcPr>
            <w:tcW w:w="570" w:type="pct"/>
          </w:tcPr>
          <w:p w:rsidR="00191D4A" w:rsidRDefault="009D118F" w:rsidP="00270DF4">
            <w:pPr>
              <w:spacing w:after="0" w:line="240" w:lineRule="auto"/>
              <w:jc w:val="center"/>
            </w:pPr>
            <w:r>
              <w:t>6 861.6</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200.0</w:t>
            </w:r>
          </w:p>
        </w:tc>
        <w:tc>
          <w:tcPr>
            <w:tcW w:w="570" w:type="pct"/>
          </w:tcPr>
          <w:p w:rsidR="00191D4A" w:rsidRDefault="00DF0B58" w:rsidP="00270DF4">
            <w:pPr>
              <w:spacing w:after="0" w:line="240" w:lineRule="auto"/>
              <w:jc w:val="center"/>
            </w:pPr>
            <w:r>
              <w:t>1 609.5</w:t>
            </w:r>
          </w:p>
        </w:tc>
        <w:tc>
          <w:tcPr>
            <w:tcW w:w="550" w:type="pct"/>
            <w:vMerge/>
          </w:tcPr>
          <w:p w:rsidR="00191D4A" w:rsidRDefault="00191D4A" w:rsidP="00270DF4">
            <w:pPr>
              <w:spacing w:after="0" w:line="240" w:lineRule="auto"/>
              <w:jc w:val="center"/>
            </w:pPr>
          </w:p>
        </w:tc>
        <w:tc>
          <w:tcPr>
            <w:tcW w:w="408" w:type="pct"/>
          </w:tcPr>
          <w:p w:rsidR="00191D4A" w:rsidRDefault="00DF0B58" w:rsidP="00270DF4">
            <w:pPr>
              <w:spacing w:after="0" w:line="240" w:lineRule="auto"/>
              <w:jc w:val="center"/>
            </w:pPr>
            <w:r>
              <w:t>700.0</w:t>
            </w:r>
          </w:p>
        </w:tc>
        <w:tc>
          <w:tcPr>
            <w:tcW w:w="570" w:type="pct"/>
          </w:tcPr>
          <w:p w:rsidR="00191D4A" w:rsidRDefault="00BE5360" w:rsidP="00270DF4">
            <w:pPr>
              <w:spacing w:after="0" w:line="240" w:lineRule="auto"/>
              <w:jc w:val="center"/>
            </w:pPr>
            <w:r>
              <w:t>1 903.9</w:t>
            </w:r>
          </w:p>
        </w:tc>
      </w:tr>
      <w:tr w:rsidR="00BE5360" w:rsidTr="00227E41">
        <w:trPr>
          <w:trHeight w:val="364"/>
        </w:trPr>
        <w:tc>
          <w:tcPr>
            <w:tcW w:w="462" w:type="pct"/>
          </w:tcPr>
          <w:p w:rsidR="00191D4A" w:rsidRDefault="00191D4A" w:rsidP="00270DF4">
            <w:pPr>
              <w:spacing w:after="0" w:line="240" w:lineRule="auto"/>
              <w:jc w:val="left"/>
            </w:pPr>
            <w:r>
              <w:t>10</w:t>
            </w:r>
          </w:p>
        </w:tc>
        <w:tc>
          <w:tcPr>
            <w:tcW w:w="550" w:type="pct"/>
            <w:vMerge/>
            <w:tcBorders>
              <w:bottom w:val="single" w:sz="18" w:space="0" w:color="auto"/>
            </w:tcBorders>
          </w:tcPr>
          <w:p w:rsidR="00191D4A" w:rsidRDefault="00191D4A" w:rsidP="00270DF4">
            <w:pPr>
              <w:spacing w:after="0" w:line="240" w:lineRule="auto"/>
              <w:jc w:val="center"/>
            </w:pPr>
          </w:p>
        </w:tc>
        <w:tc>
          <w:tcPr>
            <w:tcW w:w="363" w:type="pct"/>
            <w:vMerge/>
            <w:tcBorders>
              <w:bottom w:val="single" w:sz="18" w:space="0" w:color="auto"/>
            </w:tcBorders>
          </w:tcPr>
          <w:p w:rsidR="00191D4A" w:rsidRDefault="00191D4A" w:rsidP="00270DF4">
            <w:pPr>
              <w:spacing w:after="0" w:line="240" w:lineRule="auto"/>
              <w:jc w:val="center"/>
            </w:pPr>
          </w:p>
        </w:tc>
        <w:tc>
          <w:tcPr>
            <w:tcW w:w="570" w:type="pct"/>
            <w:tcBorders>
              <w:bottom w:val="single" w:sz="18" w:space="0" w:color="auto"/>
            </w:tcBorders>
          </w:tcPr>
          <w:p w:rsidR="00191D4A" w:rsidRDefault="009D118F" w:rsidP="00270DF4">
            <w:pPr>
              <w:spacing w:after="0" w:line="240" w:lineRule="auto"/>
              <w:jc w:val="center"/>
            </w:pPr>
            <w:r>
              <w:t>17 235.5</w:t>
            </w:r>
          </w:p>
        </w:tc>
        <w:tc>
          <w:tcPr>
            <w:tcW w:w="550" w:type="pct"/>
            <w:vMerge/>
            <w:tcBorders>
              <w:bottom w:val="single" w:sz="18" w:space="0" w:color="auto"/>
            </w:tcBorders>
          </w:tcPr>
          <w:p w:rsidR="00191D4A" w:rsidRDefault="00191D4A" w:rsidP="00270DF4">
            <w:pPr>
              <w:spacing w:after="0" w:line="240" w:lineRule="auto"/>
              <w:jc w:val="center"/>
            </w:pPr>
          </w:p>
        </w:tc>
        <w:tc>
          <w:tcPr>
            <w:tcW w:w="408" w:type="pct"/>
            <w:tcBorders>
              <w:bottom w:val="single" w:sz="18" w:space="0" w:color="auto"/>
            </w:tcBorders>
          </w:tcPr>
          <w:p w:rsidR="00191D4A" w:rsidRDefault="00DF0B58" w:rsidP="00270DF4">
            <w:pPr>
              <w:spacing w:after="0" w:line="240" w:lineRule="auto"/>
              <w:jc w:val="center"/>
            </w:pPr>
            <w:r>
              <w:t>700.0</w:t>
            </w:r>
          </w:p>
        </w:tc>
        <w:tc>
          <w:tcPr>
            <w:tcW w:w="570" w:type="pct"/>
            <w:tcBorders>
              <w:bottom w:val="single" w:sz="18" w:space="0" w:color="auto"/>
            </w:tcBorders>
          </w:tcPr>
          <w:p w:rsidR="00191D4A" w:rsidRDefault="00DF0B58" w:rsidP="00270DF4">
            <w:pPr>
              <w:spacing w:after="0" w:line="240" w:lineRule="auto"/>
              <w:jc w:val="center"/>
            </w:pPr>
            <w:r>
              <w:t>2 252.2</w:t>
            </w:r>
          </w:p>
        </w:tc>
        <w:tc>
          <w:tcPr>
            <w:tcW w:w="550" w:type="pct"/>
            <w:vMerge/>
            <w:tcBorders>
              <w:bottom w:val="single" w:sz="18" w:space="0" w:color="auto"/>
            </w:tcBorders>
          </w:tcPr>
          <w:p w:rsidR="00191D4A" w:rsidRDefault="00191D4A" w:rsidP="00270DF4">
            <w:pPr>
              <w:spacing w:after="0" w:line="240" w:lineRule="auto"/>
              <w:jc w:val="center"/>
            </w:pPr>
          </w:p>
        </w:tc>
        <w:tc>
          <w:tcPr>
            <w:tcW w:w="408" w:type="pct"/>
            <w:tcBorders>
              <w:bottom w:val="single" w:sz="18" w:space="0" w:color="auto"/>
            </w:tcBorders>
          </w:tcPr>
          <w:p w:rsidR="00191D4A" w:rsidRDefault="00DF0B58" w:rsidP="00270DF4">
            <w:pPr>
              <w:spacing w:after="0" w:line="240" w:lineRule="auto"/>
              <w:jc w:val="center"/>
            </w:pPr>
            <w:r>
              <w:t>150.0</w:t>
            </w:r>
          </w:p>
        </w:tc>
        <w:tc>
          <w:tcPr>
            <w:tcW w:w="570" w:type="pct"/>
            <w:tcBorders>
              <w:bottom w:val="single" w:sz="18" w:space="0" w:color="auto"/>
            </w:tcBorders>
          </w:tcPr>
          <w:p w:rsidR="00191D4A" w:rsidRDefault="00BE5360" w:rsidP="00270DF4">
            <w:pPr>
              <w:spacing w:after="0" w:line="240" w:lineRule="auto"/>
              <w:jc w:val="center"/>
            </w:pPr>
            <w:r>
              <w:t>300.0</w:t>
            </w:r>
          </w:p>
        </w:tc>
      </w:tr>
    </w:tbl>
    <w:p w:rsidR="00272A3E" w:rsidRDefault="00272A3E" w:rsidP="00270DF4">
      <w:pPr>
        <w:spacing w:after="0" w:line="240" w:lineRule="auto"/>
        <w:jc w:val="center"/>
      </w:pPr>
    </w:p>
    <w:p w:rsidR="00272A3E" w:rsidRDefault="00272A3E">
      <w:pPr>
        <w:spacing w:after="0" w:line="240" w:lineRule="auto"/>
        <w:jc w:val="left"/>
        <w:rPr>
          <w:b/>
        </w:rPr>
      </w:pPr>
      <w:r>
        <w:br w:type="page"/>
      </w:r>
    </w:p>
    <w:p w:rsidR="006D2492" w:rsidRPr="001D2FF5" w:rsidRDefault="00A40B99" w:rsidP="001F002A">
      <w:pPr>
        <w:pStyle w:val="Heading1"/>
      </w:pPr>
      <w:r>
        <w:t>FIGURE LEGEND</w:t>
      </w:r>
    </w:p>
    <w:p w:rsidR="000529E1" w:rsidRPr="000529E1" w:rsidRDefault="00624D30">
      <w:pPr>
        <w:pStyle w:val="TableofFigure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rsidR="000529E1" w:rsidRPr="000529E1" w:rsidRDefault="000529E1">
      <w:pPr>
        <w:pStyle w:val="TableofFigure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data fitted for an ideal SNR case (noiseless), and the grey region represents the region of ±1% relative error. Data was fitted 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rsidR="00BC1071" w:rsidRPr="00AA71C0" w:rsidRDefault="00624D30" w:rsidP="00D32169">
      <w:pPr>
        <w:pStyle w:val="TableofFigures"/>
      </w:pPr>
      <w:r>
        <w:fldChar w:fldCharType="end"/>
      </w:r>
      <w:r w:rsidR="00BC1071" w:rsidRPr="00AA71C0">
        <w:br w:type="page"/>
      </w:r>
    </w:p>
    <w:p w:rsidR="00262C9B" w:rsidRDefault="009E2CF7" w:rsidP="00CF1ED7">
      <w:pPr>
        <w:jc w:val="center"/>
      </w:pPr>
      <w:r>
        <w:rPr>
          <w:noProof/>
        </w:rPr>
        <w:drawing>
          <wp:inline distT="0" distB="0" distL="0" distR="0" wp14:anchorId="5C1D374D" wp14:editId="67DF700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2">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rsidR="00CF1ED7" w:rsidRPr="00153C29" w:rsidRDefault="00CF1ED7" w:rsidP="00CF1ED7">
      <w:pPr>
        <w:pStyle w:val="Caption"/>
        <w:rPr>
          <w:b w:val="0"/>
        </w:rPr>
      </w:pPr>
      <w:bookmarkStart w:id="192" w:name="_Ref492993963"/>
      <w:bookmarkStart w:id="193" w:name="_Toc492904924"/>
      <w:bookmarkStart w:id="194" w:name="_Toc492904983"/>
      <w:bookmarkStart w:id="195" w:name="_Toc492905406"/>
      <w:bookmarkStart w:id="196" w:name="_Toc493360416"/>
      <w:bookmarkStart w:id="197" w:name="_Toc493373899"/>
      <w:bookmarkStart w:id="198" w:name="_Toc493505997"/>
      <w:bookmarkStart w:id="199" w:name="_Toc493750997"/>
      <w:bookmarkStart w:id="200" w:name="_Toc493751107"/>
      <w:bookmarkStart w:id="201" w:name="_Toc494897838"/>
      <w:bookmarkStart w:id="202" w:name="_Toc495415180"/>
      <w:bookmarkStart w:id="203" w:name="_Toc495494188"/>
      <w:bookmarkStart w:id="204" w:name="_Toc495674951"/>
      <w:bookmarkStart w:id="205"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192"/>
      <w:r>
        <w:t xml:space="preserve">. </w:t>
      </w:r>
      <w:bookmarkEnd w:id="193"/>
      <w:bookmarkEnd w:id="194"/>
      <w:bookmarkEnd w:id="195"/>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196"/>
      <w:bookmarkEnd w:id="197"/>
      <w:bookmarkEnd w:id="198"/>
      <w:bookmarkEnd w:id="199"/>
      <w:bookmarkEnd w:id="200"/>
      <w:bookmarkEnd w:id="201"/>
      <w:bookmarkEnd w:id="202"/>
      <w:bookmarkEnd w:id="203"/>
      <w:bookmarkEnd w:id="204"/>
      <w:bookmarkEnd w:id="205"/>
    </w:p>
    <w:p w:rsidR="0073030C" w:rsidRDefault="0073030C">
      <w:pPr>
        <w:spacing w:after="0" w:line="240" w:lineRule="auto"/>
        <w:jc w:val="left"/>
        <w:rPr>
          <w:lang w:eastAsia="en-CA"/>
        </w:rPr>
      </w:pPr>
      <w:r>
        <w:rPr>
          <w:lang w:eastAsia="en-CA"/>
        </w:rPr>
        <w:br w:type="page"/>
      </w:r>
    </w:p>
    <w:p w:rsidR="0073030C" w:rsidRDefault="00477771" w:rsidP="0073030C">
      <w:pPr>
        <w:jc w:val="center"/>
        <w:rPr>
          <w:lang w:eastAsia="en-CA"/>
        </w:rPr>
      </w:pPr>
      <w:r>
        <w:rPr>
          <w:noProof/>
        </w:rPr>
        <w:drawing>
          <wp:inline distT="0" distB="0" distL="0" distR="0" wp14:anchorId="01D8D598" wp14:editId="7686EC07">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3">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rsidR="0073030C" w:rsidRPr="00ED341D" w:rsidRDefault="0073030C" w:rsidP="0073030C">
      <w:pPr>
        <w:pStyle w:val="Caption"/>
        <w:rPr>
          <w:b w:val="0"/>
        </w:rPr>
      </w:pPr>
      <w:bookmarkStart w:id="206" w:name="_Ref492993971"/>
      <w:bookmarkStart w:id="207" w:name="_Toc492904925"/>
      <w:bookmarkStart w:id="208" w:name="_Toc492904984"/>
      <w:bookmarkStart w:id="209" w:name="_Toc492905407"/>
      <w:bookmarkStart w:id="210" w:name="_Toc493360417"/>
      <w:bookmarkStart w:id="211" w:name="_Toc493373900"/>
      <w:bookmarkStart w:id="212" w:name="_Toc493505998"/>
      <w:bookmarkStart w:id="213" w:name="_Toc493750998"/>
      <w:bookmarkStart w:id="214" w:name="_Toc493751108"/>
      <w:bookmarkStart w:id="215" w:name="_Toc494897839"/>
      <w:bookmarkStart w:id="216" w:name="_Toc495415181"/>
      <w:bookmarkStart w:id="217" w:name="_Toc495494189"/>
      <w:bookmarkStart w:id="218" w:name="_Toc495674952"/>
      <w:bookmarkStart w:id="219"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206"/>
      <w:r>
        <w:t xml:space="preserve">. </w:t>
      </w:r>
      <w:bookmarkEnd w:id="207"/>
      <w:bookmarkEnd w:id="208"/>
      <w:bookmarkEnd w:id="209"/>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210"/>
      <w:bookmarkEnd w:id="211"/>
      <w:bookmarkEnd w:id="212"/>
      <w:bookmarkEnd w:id="213"/>
      <w:bookmarkEnd w:id="214"/>
      <w:bookmarkEnd w:id="215"/>
      <w:bookmarkEnd w:id="216"/>
      <w:bookmarkEnd w:id="217"/>
      <w:bookmarkEnd w:id="218"/>
      <w:bookmarkEnd w:id="219"/>
    </w:p>
    <w:p w:rsidR="00C3148D" w:rsidRPr="00ED341D" w:rsidRDefault="00C3148D">
      <w:pPr>
        <w:spacing w:after="0" w:line="240" w:lineRule="auto"/>
        <w:jc w:val="left"/>
        <w:rPr>
          <w:lang w:eastAsia="en-CA"/>
        </w:rPr>
      </w:pPr>
      <w:r w:rsidRPr="00ED341D">
        <w:rPr>
          <w:lang w:eastAsia="en-CA"/>
        </w:rPr>
        <w:br w:type="page"/>
      </w:r>
    </w:p>
    <w:p w:rsidR="0073030C" w:rsidRDefault="00A02163" w:rsidP="00C3148D">
      <w:pPr>
        <w:jc w:val="center"/>
        <w:rPr>
          <w:lang w:eastAsia="en-CA"/>
        </w:rPr>
      </w:pPr>
      <w:ins w:id="220" w:author="Mathieu Boudreau" w:date="2017-10-18T13:59:00Z">
        <w:r>
          <w:rPr>
            <w:noProof/>
          </w:rPr>
          <w:drawing>
            <wp:inline distT="0" distB="0" distL="0" distR="0" wp14:anchorId="2766FFE2" wp14:editId="45666F11">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4">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ins>
    </w:p>
    <w:p w:rsidR="00C3148D" w:rsidRPr="003B7715" w:rsidRDefault="00C3148D" w:rsidP="00C3148D">
      <w:pPr>
        <w:pStyle w:val="Caption"/>
        <w:rPr>
          <w:b w:val="0"/>
        </w:rPr>
      </w:pPr>
      <w:bookmarkStart w:id="221" w:name="_Ref492994003"/>
      <w:bookmarkStart w:id="222" w:name="_Toc492905408"/>
      <w:bookmarkStart w:id="223" w:name="_Toc493360418"/>
      <w:bookmarkStart w:id="224" w:name="_Toc493373901"/>
      <w:bookmarkStart w:id="225" w:name="_Toc493505999"/>
      <w:bookmarkStart w:id="226" w:name="_Toc493750999"/>
      <w:bookmarkStart w:id="227" w:name="_Toc493751109"/>
      <w:bookmarkStart w:id="228" w:name="_Toc494897840"/>
      <w:bookmarkStart w:id="229" w:name="_Toc495415182"/>
      <w:bookmarkStart w:id="230" w:name="_Toc495494190"/>
      <w:bookmarkStart w:id="231" w:name="_Toc495674953"/>
      <w:bookmarkStart w:id="232" w:name="_Toc496099153"/>
      <w:commentRangeStart w:id="23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221"/>
      <w:r>
        <w:t>.</w:t>
      </w:r>
      <w:r>
        <w:rPr>
          <w:b w:val="0"/>
        </w:rPr>
        <w:t xml:space="preserve"> </w:t>
      </w:r>
      <w:bookmarkEnd w:id="222"/>
      <w:r w:rsidR="007A288F">
        <w:rPr>
          <w:b w:val="0"/>
        </w:rPr>
        <w:t>Sensitivity values</w:t>
      </w:r>
      <w:ins w:id="234" w:author="Mathieu Boudreau" w:date="2017-10-18T14:00:00Z">
        <w:r w:rsidR="00A02163">
          <w:rPr>
            <w:b w:val="0"/>
          </w:rPr>
          <w:t xml:space="preserve"> (magnitudes)</w:t>
        </w:r>
      </w:ins>
      <w:r w:rsidR="007A288F">
        <w:rPr>
          <w:b w:val="0"/>
        </w:rPr>
        <w:t xml:space="preserve"> for each qMT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223"/>
      <w:bookmarkEnd w:id="224"/>
      <w:bookmarkEnd w:id="225"/>
      <w:bookmarkEnd w:id="226"/>
      <w:bookmarkEnd w:id="227"/>
      <w:bookmarkEnd w:id="228"/>
      <w:bookmarkEnd w:id="229"/>
      <w:bookmarkEnd w:id="230"/>
      <w:bookmarkEnd w:id="231"/>
      <w:bookmarkEnd w:id="232"/>
      <w:commentRangeEnd w:id="233"/>
      <w:r w:rsidR="0086287D">
        <w:rPr>
          <w:rStyle w:val="CommentReference"/>
          <w:rFonts w:eastAsia="Times"/>
          <w:b w:val="0"/>
          <w:bCs w:val="0"/>
          <w:lang w:eastAsia="en-US"/>
        </w:rPr>
        <w:commentReference w:id="233"/>
      </w:r>
    </w:p>
    <w:p w:rsidR="00C006CC" w:rsidRDefault="00C006CC">
      <w:pPr>
        <w:spacing w:after="0" w:line="240" w:lineRule="auto"/>
        <w:jc w:val="left"/>
        <w:rPr>
          <w:lang w:eastAsia="en-CA"/>
        </w:rPr>
      </w:pPr>
      <w:r>
        <w:rPr>
          <w:lang w:eastAsia="en-CA"/>
        </w:rPr>
        <w:br w:type="page"/>
      </w:r>
    </w:p>
    <w:p w:rsidR="00C3148D" w:rsidRDefault="00EB2E17" w:rsidP="00C006CC">
      <w:pPr>
        <w:jc w:val="center"/>
        <w:rPr>
          <w:lang w:eastAsia="en-CA"/>
        </w:rPr>
      </w:pPr>
      <w:ins w:id="235" w:author="Mathieu Boudreau" w:date="2017-10-18T14:14:00Z">
        <w:r>
          <w:rPr>
            <w:noProof/>
          </w:rPr>
          <w:drawing>
            <wp:inline distT="0" distB="0" distL="0" distR="0" wp14:anchorId="2B16D278" wp14:editId="28E061B1">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5">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ins>
    </w:p>
    <w:p w:rsidR="00C006CC" w:rsidRPr="00194DDD" w:rsidRDefault="00C006CC" w:rsidP="00C006CC">
      <w:pPr>
        <w:pStyle w:val="Caption"/>
        <w:rPr>
          <w:b w:val="0"/>
        </w:rPr>
      </w:pPr>
      <w:bookmarkStart w:id="236" w:name="_Ref492994018"/>
      <w:bookmarkStart w:id="237" w:name="_Toc492905409"/>
      <w:bookmarkStart w:id="238" w:name="_Toc493360419"/>
      <w:bookmarkStart w:id="239" w:name="_Toc493373902"/>
      <w:bookmarkStart w:id="240" w:name="_Toc493506000"/>
      <w:bookmarkStart w:id="241" w:name="_Toc493751000"/>
      <w:bookmarkStart w:id="242" w:name="_Toc493751110"/>
      <w:bookmarkStart w:id="243" w:name="_Toc494897841"/>
      <w:bookmarkStart w:id="244" w:name="_Toc495415183"/>
      <w:bookmarkStart w:id="245" w:name="_Toc495494191"/>
      <w:bookmarkStart w:id="246" w:name="_Toc495674954"/>
      <w:bookmarkStart w:id="247" w:name="_Toc496099154"/>
      <w:commentRangeStart w:id="248"/>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236"/>
      <w:r>
        <w:t>.</w:t>
      </w:r>
      <w:r>
        <w:rPr>
          <w:b w:val="0"/>
        </w:rPr>
        <w:t xml:space="preserve"> </w:t>
      </w:r>
      <w:bookmarkEnd w:id="237"/>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238"/>
      <w:bookmarkEnd w:id="239"/>
      <w:bookmarkEnd w:id="240"/>
      <w:bookmarkEnd w:id="241"/>
      <w:bookmarkEnd w:id="242"/>
      <w:bookmarkEnd w:id="243"/>
      <w:bookmarkEnd w:id="244"/>
      <w:bookmarkEnd w:id="245"/>
      <w:bookmarkEnd w:id="246"/>
      <w:bookmarkEnd w:id="247"/>
      <w:commentRangeEnd w:id="248"/>
      <w:r w:rsidR="00EB2E17">
        <w:rPr>
          <w:rStyle w:val="CommentReference"/>
          <w:rFonts w:eastAsia="Times"/>
          <w:b w:val="0"/>
          <w:bCs w:val="0"/>
          <w:lang w:eastAsia="en-US"/>
        </w:rPr>
        <w:commentReference w:id="248"/>
      </w:r>
    </w:p>
    <w:p w:rsidR="00831BFB" w:rsidRDefault="00831BFB">
      <w:pPr>
        <w:spacing w:after="0" w:line="240" w:lineRule="auto"/>
        <w:jc w:val="left"/>
        <w:rPr>
          <w:lang w:eastAsia="en-CA"/>
        </w:rPr>
      </w:pPr>
      <w:r>
        <w:rPr>
          <w:lang w:eastAsia="en-CA"/>
        </w:rPr>
        <w:br w:type="page"/>
      </w:r>
    </w:p>
    <w:p w:rsidR="00C006CC" w:rsidRDefault="00831BFB" w:rsidP="00831BFB">
      <w:pPr>
        <w:jc w:val="center"/>
        <w:rPr>
          <w:lang w:eastAsia="en-CA"/>
        </w:rPr>
      </w:pPr>
      <w:r>
        <w:rPr>
          <w:noProof/>
        </w:rPr>
        <w:drawing>
          <wp:inline distT="0" distB="0" distL="0" distR="0" wp14:anchorId="456D88DA" wp14:editId="1627DBF4">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6">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rsidR="00831BFB" w:rsidRPr="003A4867" w:rsidRDefault="00831BFB" w:rsidP="00831BFB">
      <w:pPr>
        <w:pStyle w:val="Caption"/>
        <w:rPr>
          <w:b w:val="0"/>
        </w:rPr>
      </w:pPr>
      <w:bookmarkStart w:id="249" w:name="_Ref492994028"/>
      <w:bookmarkStart w:id="250" w:name="_Toc492905410"/>
      <w:bookmarkStart w:id="251" w:name="_Toc493360420"/>
      <w:bookmarkStart w:id="252" w:name="_Toc493373903"/>
      <w:bookmarkStart w:id="253" w:name="_Toc493506001"/>
      <w:bookmarkStart w:id="254" w:name="_Toc493751001"/>
      <w:bookmarkStart w:id="255" w:name="_Toc493751111"/>
      <w:bookmarkStart w:id="256" w:name="_Toc494897842"/>
      <w:bookmarkStart w:id="257" w:name="_Toc495415184"/>
      <w:bookmarkStart w:id="258" w:name="_Toc495494192"/>
      <w:bookmarkStart w:id="259" w:name="_Toc495674955"/>
      <w:bookmarkStart w:id="260"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249"/>
      <w:r>
        <w:t>.</w:t>
      </w:r>
      <w:r>
        <w:rPr>
          <w:b w:val="0"/>
        </w:rPr>
        <w:t xml:space="preserve"> </w:t>
      </w:r>
      <w:bookmarkEnd w:id="250"/>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251"/>
      <w:bookmarkEnd w:id="252"/>
      <w:bookmarkEnd w:id="253"/>
      <w:bookmarkEnd w:id="254"/>
      <w:bookmarkEnd w:id="255"/>
      <w:bookmarkEnd w:id="256"/>
      <w:bookmarkEnd w:id="257"/>
      <w:bookmarkEnd w:id="258"/>
      <w:bookmarkEnd w:id="259"/>
      <w:bookmarkEnd w:id="260"/>
    </w:p>
    <w:p w:rsidR="00831BFB" w:rsidRDefault="00831BFB">
      <w:pPr>
        <w:spacing w:after="0" w:line="240" w:lineRule="auto"/>
        <w:jc w:val="left"/>
        <w:rPr>
          <w:lang w:eastAsia="en-CA"/>
        </w:rPr>
      </w:pPr>
      <w:r>
        <w:rPr>
          <w:lang w:eastAsia="en-CA"/>
        </w:rPr>
        <w:br w:type="page"/>
      </w:r>
    </w:p>
    <w:p w:rsidR="00831BFB" w:rsidRDefault="00A161BD" w:rsidP="00831BFB">
      <w:pPr>
        <w:jc w:val="center"/>
        <w:rPr>
          <w:lang w:eastAsia="en-CA"/>
        </w:rPr>
      </w:pPr>
      <w:r>
        <w:rPr>
          <w:noProof/>
        </w:rPr>
        <w:drawing>
          <wp:inline distT="0" distB="0" distL="0" distR="0" wp14:anchorId="122DE16E" wp14:editId="052DFEDF">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7">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rsidR="00E3181D" w:rsidRPr="00A56D2D" w:rsidRDefault="00831BFB" w:rsidP="00A56D2D">
      <w:pPr>
        <w:pStyle w:val="Caption"/>
        <w:rPr>
          <w:b w:val="0"/>
        </w:rPr>
      </w:pPr>
      <w:bookmarkStart w:id="261" w:name="_Ref492994049"/>
      <w:bookmarkStart w:id="262" w:name="_Toc492905411"/>
      <w:bookmarkStart w:id="263" w:name="_Toc493360421"/>
      <w:bookmarkStart w:id="264" w:name="_Toc493373904"/>
      <w:bookmarkStart w:id="265" w:name="_Toc493506002"/>
      <w:bookmarkStart w:id="266" w:name="_Toc493751002"/>
      <w:bookmarkStart w:id="267" w:name="_Toc493751112"/>
      <w:bookmarkStart w:id="268" w:name="_Toc494897843"/>
      <w:bookmarkStart w:id="269" w:name="_Toc495415185"/>
      <w:bookmarkStart w:id="270" w:name="_Toc495494193"/>
      <w:bookmarkStart w:id="271" w:name="_Toc495674956"/>
      <w:bookmarkStart w:id="272"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261"/>
      <w:r>
        <w:t>.</w:t>
      </w:r>
      <w:r>
        <w:rPr>
          <w:b w:val="0"/>
        </w:rPr>
        <w:t xml:space="preserve"> </w:t>
      </w:r>
      <w:bookmarkEnd w:id="262"/>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and for two sets of qMT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263"/>
      <w:bookmarkEnd w:id="264"/>
      <w:bookmarkEnd w:id="265"/>
      <w:bookmarkEnd w:id="266"/>
      <w:bookmarkEnd w:id="267"/>
      <w:bookmarkEnd w:id="268"/>
      <w:bookmarkEnd w:id="269"/>
      <w:bookmarkEnd w:id="270"/>
      <w:bookmarkEnd w:id="271"/>
      <w:bookmarkEnd w:id="272"/>
      <w:r w:rsidR="00E3181D">
        <w:br w:type="page"/>
      </w:r>
    </w:p>
    <w:p w:rsidR="00831BFB" w:rsidRDefault="00865DE7" w:rsidP="00E3181D">
      <w:pPr>
        <w:jc w:val="center"/>
        <w:rPr>
          <w:lang w:eastAsia="en-CA"/>
        </w:rPr>
      </w:pPr>
      <w:r>
        <w:rPr>
          <w:noProof/>
        </w:rPr>
        <w:drawing>
          <wp:inline distT="0" distB="0" distL="0" distR="0" wp14:anchorId="5097768B" wp14:editId="5DABA1EA">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8">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rsidR="00E3181D" w:rsidRPr="00E3181D" w:rsidRDefault="00E3181D" w:rsidP="00E3181D">
      <w:pPr>
        <w:pStyle w:val="Caption"/>
        <w:rPr>
          <w:b w:val="0"/>
        </w:rPr>
      </w:pPr>
      <w:bookmarkStart w:id="273" w:name="_Ref492994059"/>
      <w:bookmarkStart w:id="274" w:name="_Toc492905412"/>
      <w:bookmarkStart w:id="275" w:name="_Toc493360422"/>
      <w:bookmarkStart w:id="276" w:name="_Toc493373905"/>
      <w:bookmarkStart w:id="277" w:name="_Toc493506003"/>
      <w:bookmarkStart w:id="278" w:name="_Toc493751003"/>
      <w:bookmarkStart w:id="279" w:name="_Toc493751113"/>
      <w:bookmarkStart w:id="280" w:name="_Toc494897844"/>
      <w:bookmarkStart w:id="281" w:name="_Toc495415186"/>
      <w:bookmarkStart w:id="282" w:name="_Toc495494194"/>
      <w:bookmarkStart w:id="283" w:name="_Toc495674957"/>
      <w:bookmarkStart w:id="284"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273"/>
      <w:r>
        <w:t>.</w:t>
      </w:r>
      <w:r>
        <w:rPr>
          <w:b w:val="0"/>
        </w:rPr>
        <w:t xml:space="preserve"> </w:t>
      </w:r>
      <w:bookmarkEnd w:id="274"/>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qMT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275"/>
      <w:bookmarkEnd w:id="276"/>
      <w:bookmarkEnd w:id="277"/>
      <w:bookmarkEnd w:id="278"/>
      <w:bookmarkEnd w:id="279"/>
      <w:bookmarkEnd w:id="280"/>
      <w:bookmarkEnd w:id="281"/>
      <w:bookmarkEnd w:id="282"/>
      <w:bookmarkEnd w:id="283"/>
      <w:bookmarkEnd w:id="284"/>
    </w:p>
    <w:sectPr w:rsidR="00E3181D" w:rsidRPr="00E3181D" w:rsidSect="00E71E80">
      <w:pgSz w:w="12240" w:h="15840"/>
      <w:pgMar w:top="1440" w:right="1325"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G. Bruce Pike" w:date="2017-10-19T09:36:00Z" w:initials="GBP">
    <w:p w:rsidR="000D7F0B" w:rsidRDefault="000D7F0B">
      <w:pPr>
        <w:pStyle w:val="CommentText"/>
      </w:pPr>
      <w:r>
        <w:rPr>
          <w:rStyle w:val="CommentReference"/>
        </w:rPr>
        <w:annotationRef/>
      </w:r>
      <w:r>
        <w:t>Perhaps update if you are ok with the newly proposed title.</w:t>
      </w:r>
    </w:p>
  </w:comment>
  <w:comment w:id="70" w:author="Mathieu Boudreau" w:date="2017-10-18T14:04:00Z" w:initials="MB">
    <w:p w:rsidR="000D7F0B" w:rsidRPr="00A02163" w:rsidRDefault="000D7F0B">
      <w:pPr>
        <w:pStyle w:val="CommentText"/>
      </w:pPr>
      <w:r>
        <w:rPr>
          <w:rStyle w:val="CommentReference"/>
        </w:rPr>
        <w:annotationRef/>
      </w:r>
      <w:r>
        <w:t xml:space="preserve">Figure 3 was replotted do reflect this simplification, which was had cause some confusion in your first read-through (in the wording of “peaks” when </w:t>
      </w:r>
      <w:proofErr w:type="gramStart"/>
      <w:r>
        <w:t>a minima</w:t>
      </w:r>
      <w:proofErr w:type="gramEnd"/>
      <w:r>
        <w:t xml:space="preserve"> occurred). The scales for each S</w:t>
      </w:r>
      <w:r>
        <w:rPr>
          <w:vertAlign w:val="subscript"/>
        </w:rPr>
        <w:t>B1</w:t>
      </w:r>
      <w:r>
        <w:t xml:space="preserve"> was also changed to match each other.</w:t>
      </w:r>
    </w:p>
  </w:comment>
  <w:comment w:id="151" w:author="G. Bruce Pike" w:date="2017-10-19T09:45:00Z" w:initials="GBP">
    <w:p w:rsidR="00AE4C37" w:rsidRDefault="00AE4C37">
      <w:pPr>
        <w:pStyle w:val="CommentText"/>
      </w:pPr>
      <w:r>
        <w:rPr>
          <w:rStyle w:val="CommentReference"/>
        </w:rPr>
        <w:annotationRef/>
      </w:r>
      <w:r>
        <w:t xml:space="preserve">I think we should leave it in.  At least it will show that we think the in vivo is not needed for this study.  I suspect the reviewers will disagree but who knows. </w:t>
      </w:r>
    </w:p>
  </w:comment>
  <w:comment w:id="150" w:author="Mathieu Boudreau" w:date="2017-10-18T16:14:00Z" w:initials="MB">
    <w:p w:rsidR="000D7F0B" w:rsidRDefault="000D7F0B">
      <w:pPr>
        <w:pStyle w:val="CommentText"/>
      </w:pPr>
      <w:r>
        <w:rPr>
          <w:rStyle w:val="CommentReference"/>
        </w:rPr>
        <w:annotationRef/>
      </w:r>
      <w:r>
        <w:t xml:space="preserve">Even though we’ll still likely get the comment on the lack of in vivo data, should we maybe omit this section anyways? I don’t think Mark Does’ paper mention this as a limitation of their study design, and it’s fairly self-evident. </w:t>
      </w:r>
    </w:p>
  </w:comment>
  <w:comment w:id="233" w:author="Mathieu Boudreau" w:date="2017-10-18T16:58:00Z" w:initials="MB">
    <w:p w:rsidR="000D7F0B" w:rsidRDefault="000D7F0B">
      <w:pPr>
        <w:pStyle w:val="CommentText"/>
      </w:pPr>
      <w:r>
        <w:rPr>
          <w:rStyle w:val="CommentReference"/>
        </w:rPr>
        <w:annotationRef/>
      </w:r>
      <w:r>
        <w:t>Replotted the figure showing the magnitude of the sensitivity values, so that it is more easily discussed in the text (e.g. peak when there is a minimum). Some additional text was added in the results to explain the reasoning behind plotting the magnitude of the data.</w:t>
      </w:r>
    </w:p>
  </w:comment>
  <w:comment w:id="248" w:author="Mathieu Boudreau" w:date="2017-10-18T14:14:00Z" w:initials="MB">
    <w:p w:rsidR="000D7F0B" w:rsidRDefault="000D7F0B">
      <w:pPr>
        <w:pStyle w:val="CommentText"/>
      </w:pPr>
      <w:r>
        <w:rPr>
          <w:rStyle w:val="CommentReference"/>
        </w:rPr>
        <w:annotationRef/>
      </w:r>
      <w:r>
        <w:t>Made the 0.5 line thicker, as you suggested.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0F6" w:rsidRDefault="005410F6">
      <w:r>
        <w:separator/>
      </w:r>
    </w:p>
    <w:p w:rsidR="005410F6" w:rsidRDefault="005410F6"/>
  </w:endnote>
  <w:endnote w:type="continuationSeparator" w:id="0">
    <w:p w:rsidR="005410F6" w:rsidRDefault="005410F6">
      <w:r>
        <w:continuationSeparator/>
      </w:r>
    </w:p>
    <w:p w:rsidR="005410F6" w:rsidRDefault="005410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F0B" w:rsidRDefault="000D7F0B" w:rsidP="006A18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D7F0B" w:rsidRDefault="000D7F0B" w:rsidP="00BC10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F0B" w:rsidRDefault="000D7F0B" w:rsidP="006A18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74A0">
      <w:rPr>
        <w:rStyle w:val="PageNumber"/>
        <w:noProof/>
      </w:rPr>
      <w:t>30</w:t>
    </w:r>
    <w:r>
      <w:rPr>
        <w:rStyle w:val="PageNumber"/>
      </w:rPr>
      <w:fldChar w:fldCharType="end"/>
    </w:r>
  </w:p>
  <w:p w:rsidR="000D7F0B" w:rsidRPr="00480E6C" w:rsidRDefault="000D7F0B" w:rsidP="00BC1071">
    <w:pPr>
      <w:pStyle w:val="Footer"/>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F0B" w:rsidRPr="00480E6C" w:rsidRDefault="000D7F0B" w:rsidP="003F1E8F">
    <w:pPr>
      <w:pStyle w:val="Footer"/>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0F6" w:rsidRDefault="005410F6">
      <w:r>
        <w:separator/>
      </w:r>
    </w:p>
    <w:p w:rsidR="005410F6" w:rsidRDefault="005410F6"/>
  </w:footnote>
  <w:footnote w:type="continuationSeparator" w:id="0">
    <w:p w:rsidR="005410F6" w:rsidRDefault="005410F6">
      <w:r>
        <w:continuationSeparator/>
      </w:r>
    </w:p>
    <w:p w:rsidR="005410F6" w:rsidRDefault="005410F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Heading1"/>
      <w:suff w:val="nothing"/>
      <w:lvlText w:val=""/>
      <w:lvlJc w:val="left"/>
      <w:pPr>
        <w:ind w:left="0" w:firstLine="0"/>
      </w:pPr>
      <w:rPr>
        <w:rFonts w:hint="default"/>
      </w:rPr>
    </w:lvl>
    <w:lvl w:ilvl="1">
      <w:start w:val="1"/>
      <w:numFmt w:val="upperLetter"/>
      <w:pStyle w:val="Heading2"/>
      <w:suff w:val="space"/>
      <w:lvlText w:val="%2."/>
      <w:lvlJc w:val="left"/>
      <w:pPr>
        <w:ind w:left="0" w:firstLine="0"/>
      </w:pPr>
      <w:rPr>
        <w:rFonts w:hint="default"/>
      </w:rPr>
    </w:lvl>
    <w:lvl w:ilvl="2">
      <w:start w:val="1"/>
      <w:numFmt w:val="lowerRoman"/>
      <w:pStyle w:val="Heading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hieu Boudreau">
    <w15:presenceInfo w15:providerId="Windows Live" w15:userId="25717704c74f54e3"/>
  </w15:person>
  <w15:person w15:author="G. Bruce Pike">
    <w15:presenceInfo w15:providerId="None" w15:userId="G. Bruce P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800"/>
    <w:rsid w:val="005C48CC"/>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9394B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Heading1">
    <w:name w:val="heading 1"/>
    <w:aliases w:val="H1: Sections"/>
    <w:basedOn w:val="Normal"/>
    <w:next w:val="Normal"/>
    <w:qFormat/>
    <w:rsid w:val="009F744D"/>
    <w:pPr>
      <w:keepNext/>
      <w:numPr>
        <w:numId w:val="22"/>
      </w:numPr>
      <w:spacing w:before="240" w:after="60"/>
      <w:outlineLvl w:val="0"/>
    </w:pPr>
    <w:rPr>
      <w:b/>
    </w:rPr>
  </w:style>
  <w:style w:type="paragraph" w:styleId="Heading2">
    <w:name w:val="heading 2"/>
    <w:aliases w:val="H2: Subsect"/>
    <w:basedOn w:val="Normal"/>
    <w:next w:val="Normal"/>
    <w:link w:val="Heading2Char"/>
    <w:autoRedefine/>
    <w:uiPriority w:val="9"/>
    <w:qFormat/>
    <w:rsid w:val="009F744D"/>
    <w:pPr>
      <w:keepNext/>
      <w:numPr>
        <w:ilvl w:val="1"/>
        <w:numId w:val="22"/>
      </w:numPr>
      <w:spacing w:before="240" w:after="60"/>
      <w:outlineLvl w:val="1"/>
    </w:pPr>
    <w:rPr>
      <w:rFonts w:eastAsia="Times New Roman"/>
      <w:b/>
      <w:bCs/>
      <w:iCs/>
    </w:rPr>
  </w:style>
  <w:style w:type="paragraph" w:styleId="Heading3">
    <w:name w:val="heading 3"/>
    <w:aliases w:val="H3: SubSubSec"/>
    <w:basedOn w:val="Normal"/>
    <w:next w:val="H3Body"/>
    <w:link w:val="Heading3Ch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A25C7"/>
    <w:pPr>
      <w:tabs>
        <w:tab w:val="center" w:pos="4320"/>
        <w:tab w:val="right" w:pos="8640"/>
      </w:tabs>
    </w:pPr>
  </w:style>
  <w:style w:type="paragraph" w:styleId="Footer">
    <w:name w:val="footer"/>
    <w:basedOn w:val="Normal"/>
    <w:semiHidden/>
    <w:rsid w:val="002A25C7"/>
    <w:pPr>
      <w:tabs>
        <w:tab w:val="center" w:pos="4320"/>
        <w:tab w:val="right" w:pos="8640"/>
      </w:tabs>
    </w:pPr>
  </w:style>
  <w:style w:type="character" w:styleId="PageNumber">
    <w:name w:val="page number"/>
    <w:basedOn w:val="DefaultParagraphFon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Hyperlink">
    <w:name w:val="Hyperlink"/>
    <w:aliases w:val="Body: Hyperlink"/>
    <w:uiPriority w:val="99"/>
    <w:unhideWhenUsed/>
    <w:qFormat/>
    <w:rsid w:val="00860DC7"/>
    <w:rPr>
      <w:rFonts w:ascii="Times New Roman" w:hAnsi="Times New Roman"/>
      <w:color w:val="FF0000"/>
      <w:sz w:val="24"/>
      <w:u w:val="none"/>
    </w:rPr>
  </w:style>
  <w:style w:type="paragraph" w:styleId="BodyText">
    <w:name w:val="Body Text"/>
    <w:basedOn w:val="Normal"/>
    <w:link w:val="BodyTextChar"/>
    <w:uiPriority w:val="99"/>
    <w:rsid w:val="00E02D99"/>
    <w:pPr>
      <w:spacing w:before="240" w:line="360" w:lineRule="auto"/>
    </w:pPr>
    <w:rPr>
      <w:rFonts w:eastAsia="Times New Roman"/>
      <w:lang w:eastAsia="en-CA"/>
    </w:rPr>
  </w:style>
  <w:style w:type="character" w:customStyle="1" w:styleId="BodyTextChar">
    <w:name w:val="Body Text Char"/>
    <w:basedOn w:val="DefaultParagraphFont"/>
    <w:link w:val="BodyText"/>
    <w:uiPriority w:val="99"/>
    <w:rsid w:val="00E02D99"/>
    <w:rPr>
      <w:rFonts w:ascii="Times New Roman" w:eastAsia="Times New Roman" w:hAnsi="Times New Roman"/>
      <w:sz w:val="24"/>
      <w:lang w:eastAsia="en-CA"/>
    </w:rPr>
  </w:style>
  <w:style w:type="table" w:styleId="TableGrid">
    <w:name w:val="Table Grid"/>
    <w:basedOn w:val="Table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01E8"/>
    <w:rPr>
      <w:rFonts w:ascii="Tahoma" w:hAnsi="Tahoma" w:cs="Tahoma"/>
      <w:sz w:val="16"/>
      <w:szCs w:val="16"/>
    </w:rPr>
  </w:style>
  <w:style w:type="character" w:customStyle="1" w:styleId="BalloonTextChar">
    <w:name w:val="Balloon Text Char"/>
    <w:basedOn w:val="DefaultParagraphFont"/>
    <w:link w:val="BalloonText"/>
    <w:uiPriority w:val="99"/>
    <w:semiHidden/>
    <w:rsid w:val="001F01E8"/>
    <w:rPr>
      <w:rFonts w:ascii="Tahoma" w:hAnsi="Tahoma" w:cs="Tahoma"/>
      <w:sz w:val="16"/>
      <w:szCs w:val="16"/>
    </w:rPr>
  </w:style>
  <w:style w:type="character" w:customStyle="1" w:styleId="Heading2Char">
    <w:name w:val="Heading 2 Char"/>
    <w:aliases w:val="H2: Subsect Char"/>
    <w:basedOn w:val="DefaultParagraphFont"/>
    <w:link w:val="Heading2"/>
    <w:uiPriority w:val="9"/>
    <w:rsid w:val="009F744D"/>
    <w:rPr>
      <w:rFonts w:ascii="Times New Roman" w:eastAsia="Times New Roman" w:hAnsi="Times New Roman"/>
      <w:b/>
      <w:bCs/>
      <w:iCs/>
      <w:sz w:val="24"/>
      <w:szCs w:val="24"/>
    </w:rPr>
  </w:style>
  <w:style w:type="character" w:styleId="CommentReference">
    <w:name w:val="annotation reference"/>
    <w:basedOn w:val="DefaultParagraphFont"/>
    <w:uiPriority w:val="99"/>
    <w:semiHidden/>
    <w:unhideWhenUsed/>
    <w:rsid w:val="00C168FD"/>
    <w:rPr>
      <w:sz w:val="18"/>
      <w:szCs w:val="18"/>
    </w:rPr>
  </w:style>
  <w:style w:type="paragraph" w:styleId="CommentText">
    <w:name w:val="annotation text"/>
    <w:basedOn w:val="Normal"/>
    <w:link w:val="CommentTextChar"/>
    <w:uiPriority w:val="99"/>
    <w:semiHidden/>
    <w:unhideWhenUsed/>
    <w:rsid w:val="00C168FD"/>
  </w:style>
  <w:style w:type="character" w:customStyle="1" w:styleId="CommentTextChar">
    <w:name w:val="Comment Text Char"/>
    <w:basedOn w:val="DefaultParagraphFont"/>
    <w:link w:val="CommentText"/>
    <w:uiPriority w:val="99"/>
    <w:semiHidden/>
    <w:rsid w:val="00C168FD"/>
    <w:rPr>
      <w:sz w:val="24"/>
      <w:szCs w:val="24"/>
    </w:rPr>
  </w:style>
  <w:style w:type="paragraph" w:styleId="CommentSubject">
    <w:name w:val="annotation subject"/>
    <w:basedOn w:val="CommentText"/>
    <w:next w:val="CommentText"/>
    <w:link w:val="CommentSubjectChar"/>
    <w:uiPriority w:val="99"/>
    <w:semiHidden/>
    <w:unhideWhenUsed/>
    <w:rsid w:val="00C168FD"/>
    <w:rPr>
      <w:b/>
      <w:bCs/>
      <w:sz w:val="20"/>
      <w:szCs w:val="20"/>
    </w:rPr>
  </w:style>
  <w:style w:type="character" w:customStyle="1" w:styleId="CommentSubjectChar">
    <w:name w:val="Comment Subject Char"/>
    <w:basedOn w:val="CommentTextChar"/>
    <w:link w:val="CommentSubject"/>
    <w:uiPriority w:val="99"/>
    <w:semiHidden/>
    <w:rsid w:val="00C168FD"/>
    <w:rPr>
      <w:b/>
      <w:bCs/>
      <w:sz w:val="24"/>
      <w:szCs w:val="24"/>
    </w:rPr>
  </w:style>
  <w:style w:type="paragraph" w:styleId="ListParagraph">
    <w:name w:val="List Paragraph"/>
    <w:basedOn w:val="Normal"/>
    <w:uiPriority w:val="34"/>
    <w:qFormat/>
    <w:rsid w:val="00A24F12"/>
    <w:pPr>
      <w:ind w:left="720"/>
      <w:contextualSpacing/>
    </w:pPr>
  </w:style>
  <w:style w:type="paragraph" w:styleId="Caption">
    <w:name w:val="caption"/>
    <w:basedOn w:val="Normal"/>
    <w:next w:val="Normal"/>
    <w:uiPriority w:val="99"/>
    <w:qFormat/>
    <w:rsid w:val="00CF25BA"/>
    <w:pPr>
      <w:spacing w:before="240" w:line="360" w:lineRule="auto"/>
    </w:pPr>
    <w:rPr>
      <w:rFonts w:eastAsia="Times New Roman"/>
      <w:b/>
      <w:bCs/>
      <w:lang w:eastAsia="en-CA"/>
    </w:rPr>
  </w:style>
  <w:style w:type="paragraph" w:styleId="Re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PlaceholderText">
    <w:name w:val="Placeholder Text"/>
    <w:basedOn w:val="DefaultParagraphFont"/>
    <w:uiPriority w:val="99"/>
    <w:semiHidden/>
    <w:rsid w:val="001B3B32"/>
    <w:rPr>
      <w:color w:val="808080"/>
    </w:rPr>
  </w:style>
  <w:style w:type="paragraph" w:styleId="TableofFigures">
    <w:name w:val="table of figures"/>
    <w:basedOn w:val="Normal"/>
    <w:next w:val="Normal"/>
    <w:uiPriority w:val="99"/>
    <w:unhideWhenUsed/>
    <w:qFormat/>
    <w:rsid w:val="00624D30"/>
    <w:pPr>
      <w:spacing w:before="240"/>
    </w:pPr>
    <w:rPr>
      <w:b/>
    </w:rPr>
  </w:style>
  <w:style w:type="character" w:customStyle="1" w:styleId="Heading3Char">
    <w:name w:val="Heading 3 Char"/>
    <w:aliases w:val="H3: SubSubSec Char"/>
    <w:basedOn w:val="DefaultParagraphFont"/>
    <w:link w:val="Heading3"/>
    <w:uiPriority w:val="9"/>
    <w:rsid w:val="009F744D"/>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04082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04082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4082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408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NoSpacing">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le">
    <w:name w:val="Title"/>
    <w:aliases w:val="Paper Title"/>
    <w:basedOn w:val="Normal"/>
    <w:next w:val="Normal"/>
    <w:link w:val="TitleCh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leChar">
    <w:name w:val="Title Char"/>
    <w:aliases w:val="Paper Title Char"/>
    <w:basedOn w:val="DefaultParagraphFont"/>
    <w:link w:val="Title"/>
    <w:uiPriority w:val="10"/>
    <w:rsid w:val="00AA6B52"/>
    <w:rPr>
      <w:rFonts w:ascii="Times New Roman" w:eastAsiaTheme="majorEastAsia" w:hAnsi="Times New Roman"/>
      <w:b/>
      <w:spacing w:val="5"/>
      <w:kern w:val="28"/>
      <w:sz w:val="40"/>
      <w:szCs w:val="40"/>
    </w:rPr>
  </w:style>
  <w:style w:type="character" w:styleId="FollowedHyperlink">
    <w:name w:val="FollowedHyperlink"/>
    <w:aliases w:val="Body: FollowedHyperlink"/>
    <w:basedOn w:val="DefaultParagraphFont"/>
    <w:uiPriority w:val="99"/>
    <w:semiHidden/>
    <w:unhideWhenUsed/>
    <w:qFormat/>
    <w:rsid w:val="00860DC7"/>
    <w:rPr>
      <w:rFonts w:ascii="Times New Roman" w:hAnsi="Times New Roman"/>
      <w:color w:val="FF0000"/>
      <w:sz w:val="24"/>
      <w:u w:val="none"/>
    </w:rPr>
  </w:style>
  <w:style w:type="character" w:styleId="Strong">
    <w:name w:val="Strong"/>
    <w:basedOn w:val="DefaultParagraphFon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B66C6-5D4F-DD4D-B417-1381329EF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14681</Words>
  <Characters>83683</Characters>
  <Application>Microsoft Macintosh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98168</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G. Bruce Pike</cp:lastModifiedBy>
  <cp:revision>5</cp:revision>
  <cp:lastPrinted>2016-10-18T15:19:00Z</cp:lastPrinted>
  <dcterms:created xsi:type="dcterms:W3CDTF">2017-10-19T12:04:00Z</dcterms:created>
  <dcterms:modified xsi:type="dcterms:W3CDTF">2017-10-19T12:17:00Z</dcterms:modified>
</cp:coreProperties>
</file>