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9AACD1" w14:textId="77777777" w:rsidR="00A91D2B" w:rsidRPr="004964B3" w:rsidRDefault="00A91D2B" w:rsidP="004720FD">
      <w:pPr>
        <w:spacing w:after="0" w:line="240" w:lineRule="auto"/>
        <w:jc w:val="center"/>
        <w:rPr>
          <w:color w:val="FF0000"/>
        </w:rPr>
      </w:pPr>
    </w:p>
    <w:p w14:paraId="23E48C45" w14:textId="77777777" w:rsidR="00A91D2B" w:rsidRPr="00480E6C" w:rsidRDefault="00A91D2B" w:rsidP="004720FD">
      <w:pPr>
        <w:spacing w:after="0" w:line="240" w:lineRule="auto"/>
        <w:jc w:val="center"/>
      </w:pPr>
    </w:p>
    <w:p w14:paraId="11E5EB57" w14:textId="77777777" w:rsidR="00A91D2B" w:rsidRPr="00480E6C" w:rsidRDefault="00A91D2B" w:rsidP="003438BA">
      <w:pPr>
        <w:spacing w:after="0" w:line="240" w:lineRule="auto"/>
        <w:jc w:val="center"/>
        <w:rPr>
          <w:sz w:val="40"/>
          <w:szCs w:val="40"/>
        </w:rPr>
      </w:pPr>
    </w:p>
    <w:p w14:paraId="3C822BE4" w14:textId="0058EE45" w:rsidR="00A91D2B" w:rsidRPr="006B63CE" w:rsidRDefault="009844DC" w:rsidP="00616EBF">
      <w:pPr>
        <w:pStyle w:val="Titre"/>
      </w:pPr>
      <w:ins w:id="0" w:author="Mathieu Boudreau" w:date="2017-10-18T11:02:00Z">
        <w:r>
          <w:t>Sensitivity-</w:t>
        </w:r>
      </w:ins>
      <w:ins w:id="1" w:author="Mathieu Boudreau" w:date="2017-10-18T17:00:00Z">
        <w:r w:rsidR="00844456">
          <w:t>R</w:t>
        </w:r>
      </w:ins>
      <w:ins w:id="2" w:author="Mathieu Boudreau" w:date="2017-10-18T11:02:00Z">
        <w:r>
          <w:t xml:space="preserve">egularization of the </w:t>
        </w:r>
        <w:proofErr w:type="spellStart"/>
        <w:r>
          <w:t>Cram</w:t>
        </w:r>
      </w:ins>
      <w:ins w:id="3" w:author="Mathieu Boudreau" w:date="2017-10-18T11:03:00Z">
        <w:r>
          <w:t>ér</w:t>
        </w:r>
        <w:proofErr w:type="spellEnd"/>
        <w:r>
          <w:t>-Rao Lower Bound for</w:t>
        </w:r>
        <w:r w:rsidR="003D1E49">
          <w:t xml:space="preserve"> B</w:t>
        </w:r>
        <w:r w:rsidR="003D1E49">
          <w:rPr>
            <w:vertAlign w:val="subscript"/>
          </w:rPr>
          <w:t>1</w:t>
        </w:r>
        <w:r w:rsidR="003D1E49">
          <w:t>-Insensitivity Protocol Design of Optimization of</w:t>
        </w:r>
        <w:r>
          <w:t xml:space="preserve"> </w:t>
        </w:r>
      </w:ins>
      <w:r w:rsidR="006B63CE">
        <w:t>Quantitative Magnetization Transfer</w:t>
      </w:r>
      <w:del w:id="4" w:author="Mathieu Boudreau" w:date="2017-10-18T11:04:00Z">
        <w:r w:rsidR="006B63CE" w:rsidDel="003D1E49">
          <w:delText xml:space="preserve"> </w:delText>
        </w:r>
      </w:del>
      <w:del w:id="5" w:author="Mathieu Boudreau" w:date="2017-10-18T11:03:00Z">
        <w:r w:rsidR="006B63CE" w:rsidDel="003D1E49">
          <w:delText xml:space="preserve">Protocol </w:delText>
        </w:r>
        <w:r w:rsidR="00707EF4" w:rsidDel="003D1E49">
          <w:delText xml:space="preserve">Design </w:delText>
        </w:r>
        <w:r w:rsidR="006B63CE" w:rsidDel="003D1E49">
          <w:delText>Optimization for B</w:delText>
        </w:r>
        <w:r w:rsidR="006B63CE" w:rsidDel="003D1E49">
          <w:rPr>
            <w:vertAlign w:val="subscript"/>
          </w:rPr>
          <w:delText>1</w:delText>
        </w:r>
        <w:r w:rsidR="006B63CE" w:rsidDel="003D1E49">
          <w:delText>-</w:delText>
        </w:r>
        <w:r w:rsidR="0008214F" w:rsidDel="003D1E49">
          <w:delText>I</w:delText>
        </w:r>
        <w:r w:rsidR="006B63CE" w:rsidDel="003D1E49">
          <w:delText xml:space="preserve">nsensitivity </w:delText>
        </w:r>
      </w:del>
      <w:del w:id="6" w:author="Mathieu Boudreau" w:date="2017-10-18T11:02:00Z">
        <w:r w:rsidR="006B63CE" w:rsidDel="009844DC">
          <w:delText>through Sensitivity-Regularization of the Cramér-Rao Lower Bound</w:delText>
        </w:r>
      </w:del>
    </w:p>
    <w:p w14:paraId="68DAA803" w14:textId="77777777" w:rsidR="00A91D2B" w:rsidRPr="00382E5F" w:rsidRDefault="00A91D2B" w:rsidP="0008214F">
      <w:pPr>
        <w:spacing w:after="0" w:line="240" w:lineRule="auto"/>
        <w:jc w:val="center"/>
      </w:pPr>
    </w:p>
    <w:p w14:paraId="276C614B" w14:textId="77777777" w:rsidR="00A41043" w:rsidRPr="00382E5F" w:rsidRDefault="00A41043" w:rsidP="004720FD">
      <w:pPr>
        <w:spacing w:after="0" w:line="240" w:lineRule="auto"/>
        <w:jc w:val="center"/>
      </w:pPr>
    </w:p>
    <w:p w14:paraId="03DD4ACC" w14:textId="77777777" w:rsidR="00A41043" w:rsidRPr="00382E5F" w:rsidRDefault="00A41043" w:rsidP="004720FD">
      <w:pPr>
        <w:spacing w:after="0" w:line="240" w:lineRule="auto"/>
        <w:jc w:val="center"/>
      </w:pPr>
    </w:p>
    <w:p w14:paraId="5B8B31B3" w14:textId="77777777" w:rsidR="00A41043" w:rsidRPr="00382E5F" w:rsidRDefault="00A41043" w:rsidP="004720FD">
      <w:pPr>
        <w:spacing w:after="0" w:line="240" w:lineRule="auto"/>
        <w:jc w:val="center"/>
      </w:pPr>
    </w:p>
    <w:p w14:paraId="05FE85B5" w14:textId="77777777" w:rsidR="00A91D2B" w:rsidRPr="00382E5F" w:rsidRDefault="00A91D2B" w:rsidP="004720FD">
      <w:pPr>
        <w:spacing w:after="0" w:line="240" w:lineRule="auto"/>
        <w:jc w:val="center"/>
        <w:rPr>
          <w:b/>
          <w:vertAlign w:val="superscript"/>
        </w:rPr>
      </w:pPr>
      <w:r w:rsidRPr="00382E5F">
        <w:rPr>
          <w:b/>
        </w:rPr>
        <w:t>Mathieu Boudreau</w:t>
      </w:r>
      <w:r w:rsidR="00D70122" w:rsidRPr="00382E5F">
        <w:rPr>
          <w:b/>
        </w:rPr>
        <w:t xml:space="preserve"> MSc</w:t>
      </w:r>
      <w:r w:rsidRPr="00382E5F">
        <w:rPr>
          <w:b/>
          <w:vertAlign w:val="superscript"/>
        </w:rPr>
        <w:t>1</w:t>
      </w:r>
      <w:r w:rsidR="00382E5F" w:rsidRPr="00382E5F">
        <w:rPr>
          <w:b/>
        </w:rPr>
        <w:t xml:space="preserve"> and</w:t>
      </w:r>
      <w:r w:rsidR="009E2CB9" w:rsidRPr="00382E5F">
        <w:rPr>
          <w:b/>
        </w:rPr>
        <w:t xml:space="preserve"> G. Bruce Pike</w:t>
      </w:r>
      <w:r w:rsidR="00D70122" w:rsidRPr="00382E5F">
        <w:rPr>
          <w:b/>
        </w:rPr>
        <w:t xml:space="preserve"> PhD</w:t>
      </w:r>
      <w:r w:rsidR="00D70122" w:rsidRPr="00382E5F">
        <w:rPr>
          <w:b/>
          <w:vertAlign w:val="superscript"/>
        </w:rPr>
        <w:t>1,</w:t>
      </w:r>
      <w:r w:rsidR="003B71FA">
        <w:rPr>
          <w:b/>
          <w:vertAlign w:val="superscript"/>
        </w:rPr>
        <w:t>2</w:t>
      </w:r>
    </w:p>
    <w:p w14:paraId="105C36E4" w14:textId="77777777" w:rsidR="00A91D2B" w:rsidRPr="00382E5F" w:rsidRDefault="00A91D2B" w:rsidP="004720FD">
      <w:pPr>
        <w:spacing w:after="0" w:line="240" w:lineRule="auto"/>
        <w:jc w:val="center"/>
      </w:pPr>
    </w:p>
    <w:p w14:paraId="3CB27CE7" w14:textId="77777777" w:rsidR="00BC1071" w:rsidRPr="00382E5F" w:rsidRDefault="00BC1071" w:rsidP="004720FD">
      <w:pPr>
        <w:spacing w:after="0" w:line="240" w:lineRule="auto"/>
        <w:jc w:val="center"/>
      </w:pPr>
    </w:p>
    <w:p w14:paraId="266E8CFA" w14:textId="77777777" w:rsidR="00D602B8" w:rsidRPr="00480E6C" w:rsidRDefault="00D602B8" w:rsidP="004720FD">
      <w:pPr>
        <w:spacing w:after="0" w:line="240" w:lineRule="auto"/>
        <w:jc w:val="center"/>
      </w:pPr>
      <w:r w:rsidRPr="00480E6C">
        <w:rPr>
          <w:vertAlign w:val="superscript"/>
        </w:rPr>
        <w:t>1</w:t>
      </w:r>
      <w:r w:rsidRPr="00480E6C">
        <w:t>Montreal Neurological Institute, McGill University, Montreal, Quebec, Canada</w:t>
      </w:r>
    </w:p>
    <w:p w14:paraId="7A230B3D" w14:textId="77777777" w:rsidR="00D602B8" w:rsidRPr="00480E6C" w:rsidRDefault="003B71FA" w:rsidP="004720FD">
      <w:pPr>
        <w:spacing w:after="0" w:line="240" w:lineRule="auto"/>
        <w:jc w:val="center"/>
      </w:pPr>
      <w:r>
        <w:rPr>
          <w:vertAlign w:val="superscript"/>
        </w:rPr>
        <w:t>2</w:t>
      </w:r>
      <w:r w:rsidR="009D7D75" w:rsidRPr="00480E6C">
        <w:t xml:space="preserve">Hotchkiss </w:t>
      </w:r>
      <w:r w:rsidR="00D602B8" w:rsidRPr="00480E6C">
        <w:t>Brain Institute and Department of Radiology, University of Calgary, Calgary, Alberta, Canada</w:t>
      </w:r>
    </w:p>
    <w:p w14:paraId="2D731ABF" w14:textId="77777777" w:rsidR="00A91D2B" w:rsidRPr="00480E6C" w:rsidRDefault="00A91D2B" w:rsidP="004720FD">
      <w:pPr>
        <w:spacing w:after="0" w:line="240" w:lineRule="auto"/>
        <w:jc w:val="center"/>
      </w:pPr>
    </w:p>
    <w:p w14:paraId="33D5E755" w14:textId="77777777" w:rsidR="00A91D2B" w:rsidRPr="00480E6C" w:rsidRDefault="00A91D2B" w:rsidP="004720FD">
      <w:pPr>
        <w:spacing w:after="0" w:line="240" w:lineRule="auto"/>
        <w:jc w:val="center"/>
      </w:pPr>
    </w:p>
    <w:p w14:paraId="30186878" w14:textId="77777777" w:rsidR="00A91D2B" w:rsidRPr="00480E6C" w:rsidRDefault="00A91D2B" w:rsidP="004720FD">
      <w:pPr>
        <w:spacing w:after="0" w:line="240" w:lineRule="auto"/>
        <w:jc w:val="center"/>
      </w:pPr>
    </w:p>
    <w:p w14:paraId="336C8D19" w14:textId="77777777" w:rsidR="005673C2" w:rsidRPr="00747715" w:rsidRDefault="005673C2" w:rsidP="004720FD">
      <w:pPr>
        <w:spacing w:after="0" w:line="240" w:lineRule="auto"/>
        <w:jc w:val="center"/>
        <w:rPr>
          <w:b/>
        </w:rPr>
      </w:pPr>
      <w:r w:rsidRPr="00747715">
        <w:rPr>
          <w:b/>
        </w:rPr>
        <w:t xml:space="preserve">In submission to: </w:t>
      </w:r>
      <w:r w:rsidR="003B71FA">
        <w:rPr>
          <w:b/>
        </w:rPr>
        <w:t>Magnetic Resonance in Medicine</w:t>
      </w:r>
    </w:p>
    <w:p w14:paraId="666DD930" w14:textId="77777777" w:rsidR="005673C2" w:rsidRPr="00747715" w:rsidRDefault="005673C2" w:rsidP="004720FD">
      <w:pPr>
        <w:spacing w:after="0" w:line="240" w:lineRule="auto"/>
        <w:jc w:val="center"/>
      </w:pPr>
    </w:p>
    <w:p w14:paraId="1F31EFDD" w14:textId="77777777" w:rsidR="005673C2" w:rsidRPr="00747715" w:rsidRDefault="005673C2" w:rsidP="004720FD">
      <w:pPr>
        <w:spacing w:after="0" w:line="240" w:lineRule="auto"/>
        <w:jc w:val="center"/>
      </w:pPr>
    </w:p>
    <w:p w14:paraId="59CBBA90" w14:textId="77777777" w:rsidR="005673C2" w:rsidRPr="00B44270" w:rsidRDefault="005673C2" w:rsidP="004720FD">
      <w:pPr>
        <w:spacing w:after="0" w:line="240" w:lineRule="auto"/>
        <w:jc w:val="center"/>
        <w:rPr>
          <w:b/>
        </w:rPr>
      </w:pPr>
      <w:r w:rsidRPr="00747715">
        <w:rPr>
          <w:b/>
        </w:rPr>
        <w:t xml:space="preserve">Corresponding author </w:t>
      </w:r>
    </w:p>
    <w:p w14:paraId="77C118E0" w14:textId="77777777" w:rsidR="005673C2" w:rsidRDefault="005673C2" w:rsidP="004720FD">
      <w:pPr>
        <w:spacing w:after="0" w:line="240" w:lineRule="auto"/>
        <w:jc w:val="center"/>
      </w:pPr>
      <w:r w:rsidRPr="00B44270">
        <w:t>Mathieu Boudreau</w:t>
      </w:r>
    </w:p>
    <w:p w14:paraId="45E43F2A" w14:textId="77777777" w:rsidR="005673C2" w:rsidRPr="00B44270" w:rsidRDefault="005673C2" w:rsidP="004720FD">
      <w:pPr>
        <w:spacing w:after="0" w:line="240" w:lineRule="auto"/>
        <w:jc w:val="center"/>
      </w:pPr>
      <w:r>
        <w:t xml:space="preserve">Room WB-325, </w:t>
      </w:r>
      <w:r w:rsidRPr="00747715">
        <w:t>McConnell Brain Imaging Centre</w:t>
      </w:r>
    </w:p>
    <w:p w14:paraId="6057F66A" w14:textId="77777777" w:rsidR="005673C2" w:rsidRPr="00747715" w:rsidRDefault="005673C2" w:rsidP="004720FD">
      <w:pPr>
        <w:spacing w:after="0" w:line="240" w:lineRule="auto"/>
        <w:jc w:val="center"/>
      </w:pPr>
      <w:r w:rsidRPr="00747715">
        <w:t xml:space="preserve">Montreal Neurological Institute </w:t>
      </w:r>
    </w:p>
    <w:p w14:paraId="29951747" w14:textId="77777777" w:rsidR="005673C2" w:rsidRPr="00747715" w:rsidRDefault="005673C2" w:rsidP="004720FD">
      <w:pPr>
        <w:spacing w:after="0" w:line="240" w:lineRule="auto"/>
        <w:jc w:val="center"/>
      </w:pPr>
      <w:r w:rsidRPr="00747715">
        <w:t>McGill University, Montreal</w:t>
      </w:r>
    </w:p>
    <w:p w14:paraId="57AABF4E" w14:textId="77777777" w:rsidR="005673C2" w:rsidRDefault="005673C2" w:rsidP="004720FD">
      <w:pPr>
        <w:spacing w:after="0" w:line="240" w:lineRule="auto"/>
        <w:jc w:val="center"/>
      </w:pPr>
      <w:r w:rsidRPr="00747715">
        <w:t>Quebec, Canada</w:t>
      </w:r>
    </w:p>
    <w:p w14:paraId="4C79FC3C" w14:textId="77777777" w:rsidR="005673C2" w:rsidRPr="00747715" w:rsidRDefault="005673C2" w:rsidP="004720FD">
      <w:pPr>
        <w:spacing w:after="0" w:line="240" w:lineRule="auto"/>
        <w:jc w:val="center"/>
      </w:pPr>
      <w:r w:rsidRPr="004A6E2C">
        <w:t>H3A 2B4</w:t>
      </w:r>
    </w:p>
    <w:p w14:paraId="7ECE6F06" w14:textId="77777777" w:rsidR="005673C2" w:rsidRPr="009B7D97" w:rsidRDefault="005673C2" w:rsidP="004720FD">
      <w:pPr>
        <w:spacing w:after="0" w:line="240" w:lineRule="auto"/>
        <w:jc w:val="center"/>
      </w:pPr>
      <w:r w:rsidRPr="009B7D97">
        <w:t>E-mail: mathieu.boudreau2@mail.mcgill.ca</w:t>
      </w:r>
    </w:p>
    <w:p w14:paraId="5086223A" w14:textId="77777777" w:rsidR="005673C2" w:rsidRPr="00B44270" w:rsidRDefault="005673C2" w:rsidP="004720FD">
      <w:pPr>
        <w:spacing w:after="0" w:line="240" w:lineRule="auto"/>
        <w:jc w:val="center"/>
      </w:pPr>
      <w:r w:rsidRPr="00B44270">
        <w:t>Phone: (438) 822-8747</w:t>
      </w:r>
    </w:p>
    <w:p w14:paraId="44DBFE63" w14:textId="77777777" w:rsidR="00A91D2B" w:rsidRDefault="00A91D2B" w:rsidP="004720FD">
      <w:pPr>
        <w:spacing w:after="0" w:line="240" w:lineRule="auto"/>
        <w:jc w:val="center"/>
      </w:pPr>
    </w:p>
    <w:p w14:paraId="46BAE458" w14:textId="77777777" w:rsidR="00BC1071" w:rsidRPr="00480E6C" w:rsidRDefault="00BC1071" w:rsidP="004720FD">
      <w:pPr>
        <w:spacing w:after="0" w:line="240" w:lineRule="auto"/>
        <w:jc w:val="center"/>
      </w:pPr>
    </w:p>
    <w:p w14:paraId="0AD6EFA5" w14:textId="77777777" w:rsidR="005673C2" w:rsidRDefault="005673C2" w:rsidP="003438BA">
      <w:pPr>
        <w:spacing w:after="0" w:line="240" w:lineRule="auto"/>
        <w:jc w:val="center"/>
      </w:pPr>
      <w:r w:rsidRPr="00B44270">
        <w:rPr>
          <w:b/>
        </w:rPr>
        <w:t>Grant support:</w:t>
      </w:r>
      <w:r>
        <w:t xml:space="preserve"> Funding for M.B. was provided by the National Sciences and Engineering Research Council of Canada with the </w:t>
      </w:r>
      <w:r w:rsidRPr="00B44270">
        <w:t>Alexander Graham Bell Canada Graduate Scholarships-Doctoral program</w:t>
      </w:r>
      <w:r>
        <w:t>.</w:t>
      </w:r>
      <w:r w:rsidR="00DB4243">
        <w:t xml:space="preserve"> Funding to GBP from the Canadian Institutes of Health Research also supported this research.</w:t>
      </w:r>
    </w:p>
    <w:p w14:paraId="72B44117" w14:textId="77777777" w:rsidR="005673C2" w:rsidRPr="00747715" w:rsidRDefault="005673C2" w:rsidP="004720FD">
      <w:pPr>
        <w:spacing w:after="0" w:line="240" w:lineRule="auto"/>
        <w:jc w:val="center"/>
      </w:pPr>
    </w:p>
    <w:p w14:paraId="0831F962" w14:textId="577EFCE8" w:rsidR="005673C2" w:rsidRDefault="005673C2" w:rsidP="004720FD">
      <w:pPr>
        <w:spacing w:after="0" w:line="240" w:lineRule="auto"/>
        <w:jc w:val="center"/>
      </w:pPr>
      <w:r>
        <w:rPr>
          <w:b/>
        </w:rPr>
        <w:t>Running title:</w:t>
      </w:r>
      <w:r w:rsidRPr="00A47E15">
        <w:t xml:space="preserve"> </w:t>
      </w:r>
      <w:proofErr w:type="spellStart"/>
      <w:r w:rsidR="00534B37">
        <w:t>qMT</w:t>
      </w:r>
      <w:proofErr w:type="spellEnd"/>
      <w:r w:rsidR="00534B37">
        <w:t xml:space="preserve"> Optimization </w:t>
      </w:r>
      <w:ins w:id="7" w:author="Mathieu Boudreau" w:date="2017-10-18T17:01:00Z">
        <w:r w:rsidR="004618F9">
          <w:t>by</w:t>
        </w:r>
      </w:ins>
      <w:del w:id="8" w:author="Mathieu Boudreau" w:date="2017-10-18T17:01:00Z">
        <w:r w:rsidR="00534B37" w:rsidDel="004618F9">
          <w:delText>through</w:delText>
        </w:r>
      </w:del>
      <w:r w:rsidR="00534B37">
        <w:t xml:space="preserve"> </w:t>
      </w:r>
      <w:ins w:id="9" w:author="Mathieu Boudreau" w:date="2017-10-18T17:01:00Z">
        <w:r w:rsidR="004618F9">
          <w:t>B</w:t>
        </w:r>
        <w:r w:rsidR="004618F9">
          <w:rPr>
            <w:vertAlign w:val="subscript"/>
          </w:rPr>
          <w:t>1</w:t>
        </w:r>
        <w:r w:rsidR="004618F9">
          <w:t>-</w:t>
        </w:r>
      </w:ins>
      <w:r w:rsidR="00534B37">
        <w:t>Sensitivity</w:t>
      </w:r>
      <w:ins w:id="10" w:author="Mathieu Boudreau" w:date="2017-10-18T17:01:00Z">
        <w:r w:rsidR="004618F9">
          <w:t xml:space="preserve"> </w:t>
        </w:r>
      </w:ins>
      <w:ins w:id="11" w:author="Mathieu Boudreau" w:date="2017-10-18T17:02:00Z">
        <w:r w:rsidR="004618F9">
          <w:t>CRLB</w:t>
        </w:r>
        <w:r w:rsidR="004618F9">
          <w:t>-</w:t>
        </w:r>
      </w:ins>
      <w:del w:id="12" w:author="Mathieu Boudreau" w:date="2017-10-18T17:01:00Z">
        <w:r w:rsidR="00534B37" w:rsidDel="004618F9">
          <w:delText>-</w:delText>
        </w:r>
      </w:del>
      <w:r w:rsidR="00534B37">
        <w:t>Regulariz</w:t>
      </w:r>
      <w:ins w:id="13" w:author="Mathieu Boudreau" w:date="2017-10-18T17:01:00Z">
        <w:r w:rsidR="004618F9">
          <w:t>ation</w:t>
        </w:r>
      </w:ins>
      <w:del w:id="14" w:author="Mathieu Boudreau" w:date="2017-10-18T17:01:00Z">
        <w:r w:rsidR="00534B37" w:rsidDel="004618F9">
          <w:delText>ed</w:delText>
        </w:r>
      </w:del>
      <w:del w:id="15" w:author="Mathieu Boudreau" w:date="2017-10-18T17:02:00Z">
        <w:r w:rsidR="00534B37" w:rsidDel="004618F9">
          <w:delText xml:space="preserve"> CRLB</w:delText>
        </w:r>
      </w:del>
    </w:p>
    <w:p w14:paraId="0038D8FB" w14:textId="77777777" w:rsidR="00A91D2B" w:rsidRDefault="00A91D2B" w:rsidP="004720FD">
      <w:pPr>
        <w:spacing w:after="0" w:line="240" w:lineRule="auto"/>
        <w:jc w:val="center"/>
      </w:pPr>
    </w:p>
    <w:p w14:paraId="1FE8C763" w14:textId="77777777" w:rsidR="005673C2" w:rsidRPr="00480E6C" w:rsidRDefault="005673C2" w:rsidP="004720FD">
      <w:pPr>
        <w:spacing w:after="0" w:line="240" w:lineRule="auto"/>
        <w:jc w:val="center"/>
      </w:pPr>
    </w:p>
    <w:p w14:paraId="4035EF44" w14:textId="62A7D3E5" w:rsidR="006A1824" w:rsidRDefault="00A91D2B" w:rsidP="004720FD">
      <w:pPr>
        <w:spacing w:after="0" w:line="240" w:lineRule="auto"/>
        <w:jc w:val="center"/>
        <w:rPr>
          <w:b/>
        </w:rPr>
      </w:pPr>
      <w:r w:rsidRPr="00480E6C">
        <w:rPr>
          <w:b/>
        </w:rPr>
        <w:t xml:space="preserve">Word count: </w:t>
      </w:r>
      <w:del w:id="16" w:author="Mathieu Boudreau" w:date="2017-10-18T17:01:00Z">
        <w:r w:rsidR="00420572" w:rsidDel="004618F9">
          <w:rPr>
            <w:b/>
          </w:rPr>
          <w:delText>4</w:delText>
        </w:r>
        <w:r w:rsidR="00822DE5" w:rsidDel="004618F9">
          <w:rPr>
            <w:b/>
          </w:rPr>
          <w:delText>6</w:delText>
        </w:r>
        <w:r w:rsidR="00D8220A" w:rsidDel="004618F9">
          <w:rPr>
            <w:b/>
          </w:rPr>
          <w:delText>8</w:delText>
        </w:r>
        <w:r w:rsidR="00E73104" w:rsidDel="004618F9">
          <w:rPr>
            <w:b/>
          </w:rPr>
          <w:delText>8</w:delText>
        </w:r>
      </w:del>
      <w:ins w:id="17" w:author="Mathieu Boudreau" w:date="2017-10-18T17:01:00Z">
        <w:r w:rsidR="004618F9">
          <w:rPr>
            <w:b/>
          </w:rPr>
          <w:t>4</w:t>
        </w:r>
        <w:r w:rsidR="004618F9">
          <w:rPr>
            <w:b/>
          </w:rPr>
          <w:t>713</w:t>
        </w:r>
      </w:ins>
    </w:p>
    <w:p w14:paraId="7028E4CF" w14:textId="41C67581" w:rsidR="005673C2" w:rsidRPr="00E536AE" w:rsidRDefault="006A1824" w:rsidP="00534B37">
      <w:pPr>
        <w:spacing w:line="240" w:lineRule="auto"/>
        <w:jc w:val="center"/>
        <w:rPr>
          <w:b/>
          <w:sz w:val="28"/>
          <w:szCs w:val="28"/>
        </w:rPr>
      </w:pPr>
      <w:r w:rsidRPr="00A47E15">
        <w:br w:type="page"/>
      </w:r>
      <w:r w:rsidR="005673C2">
        <w:rPr>
          <w:b/>
          <w:sz w:val="28"/>
          <w:szCs w:val="28"/>
        </w:rPr>
        <w:lastRenderedPageBreak/>
        <w:t xml:space="preserve">Title: </w:t>
      </w:r>
      <w:ins w:id="18" w:author="Mathieu Boudreau" w:date="2017-10-18T11:04:00Z">
        <w:r w:rsidR="003D1E49" w:rsidRPr="003D1E49">
          <w:rPr>
            <w:b/>
            <w:sz w:val="28"/>
            <w:szCs w:val="28"/>
          </w:rPr>
          <w:t xml:space="preserve">Sensitivity-regularization of the </w:t>
        </w:r>
        <w:proofErr w:type="spellStart"/>
        <w:r w:rsidR="003D1E49" w:rsidRPr="003D1E49">
          <w:rPr>
            <w:b/>
            <w:sz w:val="28"/>
            <w:szCs w:val="28"/>
          </w:rPr>
          <w:t>Cramér</w:t>
        </w:r>
        <w:proofErr w:type="spellEnd"/>
        <w:r w:rsidR="003D1E49" w:rsidRPr="003D1E49">
          <w:rPr>
            <w:b/>
            <w:sz w:val="28"/>
            <w:szCs w:val="28"/>
          </w:rPr>
          <w:t>-Rao Lower Bound for B</w:t>
        </w:r>
        <w:r w:rsidR="003D1E49" w:rsidRPr="003D1E49">
          <w:rPr>
            <w:b/>
            <w:sz w:val="28"/>
            <w:szCs w:val="28"/>
            <w:vertAlign w:val="subscript"/>
            <w:rPrChange w:id="19" w:author="Mathieu Boudreau" w:date="2017-10-18T11:04:00Z">
              <w:rPr>
                <w:b/>
                <w:sz w:val="28"/>
                <w:szCs w:val="28"/>
              </w:rPr>
            </w:rPrChange>
          </w:rPr>
          <w:t>1</w:t>
        </w:r>
        <w:r w:rsidR="003D1E49" w:rsidRPr="003D1E49">
          <w:rPr>
            <w:b/>
            <w:sz w:val="28"/>
            <w:szCs w:val="28"/>
          </w:rPr>
          <w:t>-Insensitivity Protocol Design of Optimization of Quantitative Magnetization Transfer</w:t>
        </w:r>
      </w:ins>
      <w:del w:id="20" w:author="Mathieu Boudreau" w:date="2017-10-18T11:04:00Z">
        <w:r w:rsidR="00534B37" w:rsidRPr="00534B37" w:rsidDel="003D1E49">
          <w:rPr>
            <w:b/>
            <w:sz w:val="28"/>
            <w:szCs w:val="28"/>
          </w:rPr>
          <w:delText>Quantitative Magnetization Transfer Acquisition Protocol Optimization for B</w:delText>
        </w:r>
        <w:r w:rsidR="00534B37" w:rsidRPr="00534B37" w:rsidDel="003D1E49">
          <w:rPr>
            <w:b/>
            <w:sz w:val="28"/>
            <w:szCs w:val="28"/>
            <w:vertAlign w:val="subscript"/>
          </w:rPr>
          <w:delText>1</w:delText>
        </w:r>
        <w:r w:rsidR="00534B37" w:rsidRPr="00534B37" w:rsidDel="003D1E49">
          <w:rPr>
            <w:b/>
            <w:sz w:val="28"/>
            <w:szCs w:val="28"/>
          </w:rPr>
          <w:delText>-Insensitivity through Sensitivity-Regularization of the Cramér-Rao Lower Bound</w:delText>
        </w:r>
      </w:del>
    </w:p>
    <w:p w14:paraId="6BDEC29F" w14:textId="77777777" w:rsidR="005673C2" w:rsidRPr="00747715" w:rsidRDefault="005673C2" w:rsidP="00262B46">
      <w:pPr>
        <w:jc w:val="center"/>
        <w:rPr>
          <w:b/>
        </w:rPr>
      </w:pPr>
      <w:r w:rsidRPr="00E536AE">
        <w:rPr>
          <w:b/>
        </w:rPr>
        <w:t>Abstract</w:t>
      </w:r>
    </w:p>
    <w:p w14:paraId="5BDD3D7A" w14:textId="77777777" w:rsidR="00036340" w:rsidRPr="00B940FB" w:rsidRDefault="005673C2" w:rsidP="00DD193F">
      <w:r w:rsidRPr="00747715">
        <w:rPr>
          <w:b/>
        </w:rPr>
        <w:t>Purpose:</w:t>
      </w:r>
      <w:r w:rsidRPr="00A47E15">
        <w:t xml:space="preserve"> </w:t>
      </w:r>
      <w:r w:rsidR="00DD193F">
        <w:t xml:space="preserve">To develop and validate </w:t>
      </w:r>
      <w:r w:rsidR="00B940FB">
        <w:t>a regularization approach of optimizing B</w:t>
      </w:r>
      <w:r w:rsidR="00B940FB">
        <w:rPr>
          <w:vertAlign w:val="subscript"/>
        </w:rPr>
        <w:t>1</w:t>
      </w:r>
      <w:r w:rsidR="00B940FB">
        <w:t>-insensitivity of the quantitative magnetization transfer (</w:t>
      </w:r>
      <w:proofErr w:type="spellStart"/>
      <w:r w:rsidR="00B940FB">
        <w:t>qMT</w:t>
      </w:r>
      <w:proofErr w:type="spellEnd"/>
      <w:r w:rsidR="00B940FB">
        <w:t>) pool-size ratio (F).</w:t>
      </w:r>
    </w:p>
    <w:p w14:paraId="518C6AEE" w14:textId="7E622E8F" w:rsidR="005673C2" w:rsidRPr="00E61A85" w:rsidRDefault="00A43D1E" w:rsidP="005673C2">
      <w:r>
        <w:rPr>
          <w:b/>
        </w:rPr>
        <w:t xml:space="preserve">Theory and </w:t>
      </w:r>
      <w:r w:rsidR="005673C2" w:rsidRPr="00747715">
        <w:rPr>
          <w:b/>
        </w:rPr>
        <w:t>Methods:</w:t>
      </w:r>
      <w:r w:rsidR="00B948F9" w:rsidRPr="00A47E15">
        <w:t xml:space="preserve"> </w:t>
      </w:r>
      <w:r w:rsidR="00B940FB">
        <w:t>A</w:t>
      </w:r>
      <w:r w:rsidR="00B51007">
        <w:t>n</w:t>
      </w:r>
      <w:r w:rsidR="00B940FB">
        <w:t xml:space="preserve"> expression describing the impact of B</w:t>
      </w:r>
      <w:r w:rsidR="00B940FB">
        <w:rPr>
          <w:vertAlign w:val="subscript"/>
        </w:rPr>
        <w:t>1</w:t>
      </w:r>
      <w:r w:rsidR="000272C9">
        <w:t>-</w:t>
      </w:r>
      <w:r w:rsidR="00B940FB">
        <w:t xml:space="preserve">inaccuracies on </w:t>
      </w:r>
      <w:proofErr w:type="spellStart"/>
      <w:r w:rsidR="00B940FB">
        <w:t>qMT</w:t>
      </w:r>
      <w:proofErr w:type="spellEnd"/>
      <w:r w:rsidR="00B940FB">
        <w:t xml:space="preserve"> fitting parameters was derived using a sensitivity analysis. To simultaneously optimize for robustness against noise and B</w:t>
      </w:r>
      <w:r w:rsidR="00B940FB">
        <w:rPr>
          <w:vertAlign w:val="subscript"/>
        </w:rPr>
        <w:t>1</w:t>
      </w:r>
      <w:r w:rsidR="00B940FB">
        <w:t xml:space="preserve">-inaccuracies, the optimization condition was defined as the </w:t>
      </w:r>
      <w:proofErr w:type="spellStart"/>
      <w:r w:rsidR="00B940FB">
        <w:t>Cramér</w:t>
      </w:r>
      <w:proofErr w:type="spellEnd"/>
      <w:r w:rsidR="00B940FB">
        <w:t>-Rao lower bound (CRLB) regularized by the B</w:t>
      </w:r>
      <w:r w:rsidR="00B940FB">
        <w:rPr>
          <w:vertAlign w:val="subscript"/>
        </w:rPr>
        <w:t>1</w:t>
      </w:r>
      <w:r w:rsidR="00B940FB">
        <w:t xml:space="preserve">-sensitivity expression for the parameter-of-interest (F). </w:t>
      </w:r>
      <w:proofErr w:type="spellStart"/>
      <w:r w:rsidR="0078271C">
        <w:t>qMT</w:t>
      </w:r>
      <w:proofErr w:type="spellEnd"/>
      <w:r w:rsidR="0078271C">
        <w:t xml:space="preserve"> protocols were </w:t>
      </w:r>
      <w:r w:rsidR="00A8411A">
        <w:t xml:space="preserve">iteratively </w:t>
      </w:r>
      <w:r w:rsidR="0078271C">
        <w:t>optimized from an initial search space</w:t>
      </w:r>
      <w:del w:id="21" w:author="Mathieu Boudreau" w:date="2017-10-18T15:47:00Z">
        <w:r w:rsidR="0078271C" w:rsidDel="00FE2978">
          <w:delText xml:space="preserve"> (12 MT flip-angles, 26 off-resonance frequencies)</w:delText>
        </w:r>
      </w:del>
      <w:r w:rsidR="0078271C">
        <w:t>, with and without B</w:t>
      </w:r>
      <w:r w:rsidR="0078271C">
        <w:rPr>
          <w:vertAlign w:val="subscript"/>
        </w:rPr>
        <w:t>1</w:t>
      </w:r>
      <w:r w:rsidR="0078271C">
        <w:t>-regularization</w:t>
      </w:r>
      <w:del w:id="22" w:author="Mathieu Boudreau" w:date="2017-10-18T11:05:00Z">
        <w:r w:rsidR="005812D4" w:rsidDel="003D1E49">
          <w:delText xml:space="preserve"> (using a B</w:delText>
        </w:r>
        <w:r w:rsidR="005812D4" w:rsidDel="003D1E49">
          <w:rPr>
            <w:vertAlign w:val="subscript"/>
          </w:rPr>
          <w:delText>1</w:delText>
        </w:r>
        <w:r w:rsidR="005812D4" w:rsidDel="003D1E49">
          <w:delText>-dependent T</w:delText>
        </w:r>
        <w:r w:rsidR="005812D4" w:rsidDel="003D1E49">
          <w:rPr>
            <w:vertAlign w:val="subscript"/>
          </w:rPr>
          <w:delText>1</w:delText>
        </w:r>
        <w:r w:rsidR="005812D4" w:rsidDel="003D1E49">
          <w:delText xml:space="preserve"> mapping method – variable flip angle)</w:delText>
        </w:r>
      </w:del>
      <w:r w:rsidR="0078271C">
        <w:t>.</w:t>
      </w:r>
      <w:r w:rsidR="00C43B6F">
        <w:t xml:space="preserve"> Three 10-point </w:t>
      </w:r>
      <w:proofErr w:type="spellStart"/>
      <w:r w:rsidR="00C43B6F">
        <w:t>qMT</w:t>
      </w:r>
      <w:proofErr w:type="spellEnd"/>
      <w:r w:rsidR="00C43B6F">
        <w:t xml:space="preserve"> protocols (</w:t>
      </w:r>
      <w:r w:rsidR="005812D4">
        <w:t>U</w:t>
      </w:r>
      <w:r w:rsidR="00C43B6F">
        <w:t>niform, CRLB, CRLB</w:t>
      </w:r>
      <w:r w:rsidR="00602E7E">
        <w:t>+</w:t>
      </w:r>
      <w:r w:rsidR="00C43B6F">
        <w:t>B</w:t>
      </w:r>
      <w:r w:rsidR="00C43B6F">
        <w:rPr>
          <w:vertAlign w:val="subscript"/>
        </w:rPr>
        <w:t>1</w:t>
      </w:r>
      <w:r w:rsidR="00C43B6F">
        <w:t xml:space="preserve">-regulatization) were </w:t>
      </w:r>
      <w:r w:rsidR="00707EF4">
        <w:t>compared</w:t>
      </w:r>
      <w:r w:rsidR="00C43B6F">
        <w:t xml:space="preserve"> using Monte Carlo simulations </w:t>
      </w:r>
      <w:r w:rsidR="00707EF4">
        <w:t>for</w:t>
      </w:r>
      <w:r w:rsidR="00C43B6F">
        <w:t xml:space="preserve"> a wide range of conditions (</w:t>
      </w:r>
      <w:r w:rsidR="00A8411A">
        <w:t>SNR</w:t>
      </w:r>
      <w:r w:rsidR="00E61A85">
        <w:t>, B</w:t>
      </w:r>
      <w:r w:rsidR="00E61A85">
        <w:rPr>
          <w:vertAlign w:val="subscript"/>
        </w:rPr>
        <w:t>1</w:t>
      </w:r>
      <w:r w:rsidR="00A8411A">
        <w:t xml:space="preserve">-inaccuracies, </w:t>
      </w:r>
      <w:r w:rsidR="00E61A85">
        <w:t>tissue</w:t>
      </w:r>
      <w:r w:rsidR="00A8411A">
        <w:t>s)</w:t>
      </w:r>
      <w:r w:rsidR="00E61A85">
        <w:t>.</w:t>
      </w:r>
    </w:p>
    <w:p w14:paraId="12EEFEBC" w14:textId="2F963CC5" w:rsidR="00036340" w:rsidRPr="00165168" w:rsidRDefault="005673C2" w:rsidP="00D5188E">
      <w:r w:rsidRPr="00747715">
        <w:rPr>
          <w:b/>
        </w:rPr>
        <w:t>Results:</w:t>
      </w:r>
      <w:r w:rsidRPr="00B948F9">
        <w:t xml:space="preserve"> </w:t>
      </w:r>
      <w:r w:rsidR="006531A7">
        <w:t xml:space="preserve">The </w:t>
      </w:r>
      <w:r w:rsidR="00D5188E">
        <w:rPr>
          <w:bCs/>
          <w:lang w:val="en-CA"/>
        </w:rPr>
        <w:t>B</w:t>
      </w:r>
      <w:r w:rsidR="00D5188E">
        <w:rPr>
          <w:bCs/>
          <w:vertAlign w:val="subscript"/>
          <w:lang w:val="en-CA"/>
        </w:rPr>
        <w:t>1</w:t>
      </w:r>
      <w:r w:rsidR="00D5188E">
        <w:rPr>
          <w:bCs/>
          <w:lang w:val="en-CA"/>
        </w:rPr>
        <w:t xml:space="preserve">-regularized CRLB optimization </w:t>
      </w:r>
      <w:r w:rsidR="006531A7">
        <w:rPr>
          <w:bCs/>
          <w:lang w:val="en-CA"/>
        </w:rPr>
        <w:t>protocol</w:t>
      </w:r>
      <w:r w:rsidR="00D5188E">
        <w:rPr>
          <w:bCs/>
          <w:lang w:val="en-CA"/>
        </w:rPr>
        <w:t xml:space="preserve"> </w:t>
      </w:r>
      <w:r w:rsidR="005812D4">
        <w:rPr>
          <w:bCs/>
          <w:lang w:val="en-CA"/>
        </w:rPr>
        <w:t>resulted in</w:t>
      </w:r>
      <w:r w:rsidR="005823A6">
        <w:rPr>
          <w:bCs/>
          <w:lang w:val="en-CA"/>
        </w:rPr>
        <w:t xml:space="preserve"> the best robustness of F against B</w:t>
      </w:r>
      <w:r w:rsidR="005823A6">
        <w:rPr>
          <w:bCs/>
          <w:vertAlign w:val="subscript"/>
          <w:lang w:val="en-CA"/>
        </w:rPr>
        <w:t>1</w:t>
      </w:r>
      <w:r w:rsidR="005812D4">
        <w:rPr>
          <w:bCs/>
          <w:lang w:val="en-CA"/>
        </w:rPr>
        <w:t>-</w:t>
      </w:r>
      <w:r w:rsidR="005823A6">
        <w:rPr>
          <w:bCs/>
          <w:lang w:val="en-CA"/>
        </w:rPr>
        <w:t>errors</w:t>
      </w:r>
      <w:r w:rsidR="006531A7">
        <w:rPr>
          <w:bCs/>
          <w:lang w:val="en-CA"/>
        </w:rPr>
        <w:t>,</w:t>
      </w:r>
      <w:r w:rsidR="005823A6">
        <w:rPr>
          <w:bCs/>
          <w:lang w:val="en-CA"/>
        </w:rPr>
        <w:t xml:space="preserve"> for a wide range of SNR</w:t>
      </w:r>
      <w:r w:rsidR="005812D4">
        <w:rPr>
          <w:bCs/>
          <w:lang w:val="en-CA"/>
        </w:rPr>
        <w:t xml:space="preserve"> and for both white</w:t>
      </w:r>
      <w:r w:rsidR="005823A6">
        <w:rPr>
          <w:bCs/>
          <w:lang w:val="en-CA"/>
        </w:rPr>
        <w:t xml:space="preserve"> and grey matter tissue</w:t>
      </w:r>
      <w:r w:rsidR="005812D4">
        <w:rPr>
          <w:bCs/>
          <w:lang w:val="en-CA"/>
        </w:rPr>
        <w:t>s</w:t>
      </w:r>
      <w:r w:rsidR="005823A6">
        <w:rPr>
          <w:bCs/>
          <w:lang w:val="en-CA"/>
        </w:rPr>
        <w:t>.</w:t>
      </w:r>
      <w:r w:rsidR="00D5188E">
        <w:rPr>
          <w:bCs/>
          <w:lang w:val="en-CA"/>
        </w:rPr>
        <w:t xml:space="preserve"> </w:t>
      </w:r>
      <w:r w:rsidR="002D2F99">
        <w:rPr>
          <w:bCs/>
          <w:lang w:val="en-CA"/>
        </w:rPr>
        <w:t>For</w:t>
      </w:r>
      <w:r w:rsidR="005823A6">
        <w:rPr>
          <w:bCs/>
          <w:lang w:val="en-CA"/>
        </w:rPr>
        <w:t xml:space="preserve"> SNR </w:t>
      </w:r>
      <w:r w:rsidR="002D2F99">
        <w:rPr>
          <w:bCs/>
          <w:lang w:val="en-CA"/>
        </w:rPr>
        <w:t xml:space="preserve">= </w:t>
      </w:r>
      <w:r w:rsidR="005823A6">
        <w:rPr>
          <w:bCs/>
          <w:lang w:val="en-CA"/>
        </w:rPr>
        <w:t>100, this protocol resulted in errors</w:t>
      </w:r>
      <w:r w:rsidR="00707EF4">
        <w:rPr>
          <w:bCs/>
          <w:lang w:val="en-CA"/>
        </w:rPr>
        <w:t xml:space="preserve"> of less than</w:t>
      </w:r>
      <w:r w:rsidR="00D1609C">
        <w:rPr>
          <w:bCs/>
          <w:lang w:val="en-CA"/>
        </w:rPr>
        <w:t xml:space="preserve"> 1%</w:t>
      </w:r>
      <w:r w:rsidR="005823A6">
        <w:rPr>
          <w:bCs/>
          <w:lang w:val="en-CA"/>
        </w:rPr>
        <w:t xml:space="preserve"> in</w:t>
      </w:r>
      <w:r w:rsidR="002D2F99">
        <w:rPr>
          <w:bCs/>
          <w:lang w:val="en-CA"/>
        </w:rPr>
        <w:t xml:space="preserve"> </w:t>
      </w:r>
      <w:r w:rsidR="00572063">
        <w:rPr>
          <w:bCs/>
          <w:lang w:val="en-CA"/>
        </w:rPr>
        <w:t>mean</w:t>
      </w:r>
      <w:r w:rsidR="005823A6">
        <w:rPr>
          <w:bCs/>
          <w:lang w:val="en-CA"/>
        </w:rPr>
        <w:t xml:space="preserve"> F</w:t>
      </w:r>
      <w:r w:rsidR="001323E8">
        <w:rPr>
          <w:bCs/>
          <w:lang w:val="en-CA"/>
        </w:rPr>
        <w:t xml:space="preserve"> </w:t>
      </w:r>
      <w:r w:rsidR="00D1609C">
        <w:rPr>
          <w:bCs/>
          <w:lang w:val="en-CA"/>
        </w:rPr>
        <w:t xml:space="preserve">values </w:t>
      </w:r>
      <w:r w:rsidR="005823A6">
        <w:rPr>
          <w:bCs/>
          <w:lang w:val="en-CA"/>
        </w:rPr>
        <w:t>for B</w:t>
      </w:r>
      <w:r w:rsidR="005823A6">
        <w:rPr>
          <w:bCs/>
          <w:vertAlign w:val="subscript"/>
          <w:lang w:val="en-CA"/>
        </w:rPr>
        <w:t>1</w:t>
      </w:r>
      <w:r w:rsidR="001323E8">
        <w:rPr>
          <w:bCs/>
          <w:lang w:val="en-CA"/>
        </w:rPr>
        <w:t>-</w:t>
      </w:r>
      <w:r w:rsidR="005823A6">
        <w:rPr>
          <w:bCs/>
          <w:lang w:val="en-CA"/>
        </w:rPr>
        <w:t>errors ranging between -10 to 20%, the range</w:t>
      </w:r>
      <w:r w:rsidR="001323E8">
        <w:rPr>
          <w:bCs/>
          <w:lang w:val="en-CA"/>
        </w:rPr>
        <w:t xml:space="preserve"> of B</w:t>
      </w:r>
      <w:r w:rsidR="001323E8">
        <w:rPr>
          <w:bCs/>
          <w:vertAlign w:val="subscript"/>
          <w:lang w:val="en-CA"/>
        </w:rPr>
        <w:t>1</w:t>
      </w:r>
      <w:r w:rsidR="001323E8">
        <w:rPr>
          <w:bCs/>
          <w:lang w:val="en-CA"/>
        </w:rPr>
        <w:t xml:space="preserve"> values</w:t>
      </w:r>
      <w:r w:rsidR="005823A6">
        <w:rPr>
          <w:bCs/>
          <w:lang w:val="en-CA"/>
        </w:rPr>
        <w:t xml:space="preserve"> typically observed in vivo in the human head</w:t>
      </w:r>
      <w:r w:rsidR="009607CE">
        <w:rPr>
          <w:bCs/>
          <w:lang w:val="en-CA"/>
        </w:rPr>
        <w:t xml:space="preserve"> at field strength</w:t>
      </w:r>
      <w:r w:rsidR="00AA747D">
        <w:rPr>
          <w:bCs/>
          <w:lang w:val="en-CA"/>
        </w:rPr>
        <w:t>s</w:t>
      </w:r>
      <w:r w:rsidR="009607CE">
        <w:rPr>
          <w:bCs/>
          <w:lang w:val="en-CA"/>
        </w:rPr>
        <w:t xml:space="preserve"> of 3 T and less</w:t>
      </w:r>
      <w:r w:rsidR="005823A6">
        <w:rPr>
          <w:bCs/>
          <w:lang w:val="en-CA"/>
        </w:rPr>
        <w:t>.</w:t>
      </w:r>
      <w:r w:rsidR="00042EFA">
        <w:rPr>
          <w:bCs/>
          <w:lang w:val="en-CA"/>
        </w:rPr>
        <w:t xml:space="preserve"> </w:t>
      </w:r>
      <w:r w:rsidR="00BD06F4">
        <w:rPr>
          <w:bCs/>
          <w:lang w:val="en-CA"/>
        </w:rPr>
        <w:t>Both</w:t>
      </w:r>
      <w:r w:rsidR="00572063">
        <w:rPr>
          <w:bCs/>
          <w:lang w:val="en-CA"/>
        </w:rPr>
        <w:t xml:space="preserve"> CRLB-optimized protocols resulted in the lowest </w:t>
      </w:r>
      <w:proofErr w:type="spellStart"/>
      <w:r w:rsidR="00572063">
        <w:rPr>
          <w:bCs/>
          <w:lang w:val="en-CA"/>
        </w:rPr>
        <w:t>σ</w:t>
      </w:r>
      <w:r w:rsidR="00572063">
        <w:rPr>
          <w:bCs/>
          <w:vertAlign w:val="subscript"/>
          <w:lang w:val="en-CA"/>
        </w:rPr>
        <w:t>F</w:t>
      </w:r>
      <w:proofErr w:type="spellEnd"/>
      <w:r w:rsidR="00572063">
        <w:rPr>
          <w:bCs/>
          <w:lang w:val="en-CA"/>
        </w:rPr>
        <w:t xml:space="preserve"> values for all SNRs, and </w:t>
      </w:r>
      <w:r w:rsidR="00D1609C">
        <w:rPr>
          <w:bCs/>
          <w:lang w:val="en-CA"/>
        </w:rPr>
        <w:t>did not increase in the presence of</w:t>
      </w:r>
      <w:r w:rsidR="00572063">
        <w:rPr>
          <w:bCs/>
          <w:lang w:val="en-CA"/>
        </w:rPr>
        <w:t xml:space="preserve"> B</w:t>
      </w:r>
      <w:r w:rsidR="00572063">
        <w:rPr>
          <w:bCs/>
          <w:vertAlign w:val="subscript"/>
          <w:lang w:val="en-CA"/>
        </w:rPr>
        <w:t>1</w:t>
      </w:r>
      <w:r w:rsidR="00D1609C">
        <w:rPr>
          <w:bCs/>
          <w:lang w:val="en-CA"/>
        </w:rPr>
        <w:t>-</w:t>
      </w:r>
      <w:r w:rsidR="00572063">
        <w:rPr>
          <w:bCs/>
          <w:lang w:val="en-CA"/>
        </w:rPr>
        <w:t>inaccuracies.</w:t>
      </w:r>
    </w:p>
    <w:p w14:paraId="0B23D05C" w14:textId="17889896" w:rsidR="00FE2978" w:rsidRPr="00FE2978" w:rsidRDefault="005673C2" w:rsidP="00034EAD">
      <w:pPr>
        <w:rPr>
          <w:ins w:id="23" w:author="Mathieu Boudreau" w:date="2017-10-18T15:42:00Z"/>
        </w:rPr>
      </w:pPr>
      <w:r w:rsidRPr="00747715">
        <w:rPr>
          <w:b/>
        </w:rPr>
        <w:t>Conclusion:</w:t>
      </w:r>
      <w:r w:rsidRPr="00A47E15">
        <w:t xml:space="preserve"> </w:t>
      </w:r>
      <w:r w:rsidR="00B12802">
        <w:t>This work demonstrate</w:t>
      </w:r>
      <w:r w:rsidR="00951408">
        <w:t>s</w:t>
      </w:r>
      <w:r w:rsidR="00B12802">
        <w:t xml:space="preserve"> </w:t>
      </w:r>
      <w:r w:rsidR="00602E7E">
        <w:t>a regularized optimization approach for improving the robustness of auxiliary measurements</w:t>
      </w:r>
      <w:r w:rsidR="00D1609C">
        <w:t xml:space="preserve"> (e.g. B</w:t>
      </w:r>
      <w:r w:rsidR="00D1609C">
        <w:rPr>
          <w:vertAlign w:val="subscript"/>
        </w:rPr>
        <w:t>1</w:t>
      </w:r>
      <w:r w:rsidR="00D1609C">
        <w:t>)</w:t>
      </w:r>
      <w:r w:rsidR="00602E7E">
        <w:t xml:space="preserve"> sensitivity</w:t>
      </w:r>
      <w:r w:rsidR="00D1609C">
        <w:t xml:space="preserve"> </w:t>
      </w:r>
      <w:r w:rsidR="00602E7E">
        <w:t xml:space="preserve">of </w:t>
      </w:r>
      <w:proofErr w:type="spellStart"/>
      <w:r w:rsidR="00602E7E">
        <w:t>qMT</w:t>
      </w:r>
      <w:proofErr w:type="spellEnd"/>
      <w:r w:rsidR="00602E7E">
        <w:t xml:space="preserve"> </w:t>
      </w:r>
      <w:r w:rsidR="006531A7">
        <w:t>parameters</w:t>
      </w:r>
      <w:r w:rsidR="00707EF4">
        <w:t>, particularly the pool-size ratio (F).</w:t>
      </w:r>
      <w:r w:rsidR="006531A7">
        <w:t xml:space="preserve"> </w:t>
      </w:r>
      <w:ins w:id="24" w:author="Mathieu Boudreau" w:date="2017-10-18T15:46:00Z">
        <w:r w:rsidR="00FE2978">
          <w:t xml:space="preserve">Predicting </w:t>
        </w:r>
      </w:ins>
      <w:ins w:id="25" w:author="Mathieu Boudreau" w:date="2017-10-18T15:42:00Z">
        <w:r w:rsidR="00FE2978">
          <w:t xml:space="preserve">substantially less </w:t>
        </w:r>
      </w:ins>
      <w:ins w:id="26" w:author="Mathieu Boudreau" w:date="2017-10-18T15:44:00Z">
        <w:r w:rsidR="00FE2978">
          <w:t>B</w:t>
        </w:r>
        <w:r w:rsidR="00FE2978">
          <w:rPr>
            <w:vertAlign w:val="subscript"/>
          </w:rPr>
          <w:t>1</w:t>
        </w:r>
        <w:r w:rsidR="00FE2978">
          <w:t>-sensitivity</w:t>
        </w:r>
      </w:ins>
      <w:ins w:id="27" w:author="Mathieu Boudreau" w:date="2017-10-18T15:46:00Z">
        <w:r w:rsidR="00FE2978">
          <w:t xml:space="preserve"> </w:t>
        </w:r>
      </w:ins>
      <w:ins w:id="28" w:author="Mathieu Boudreau" w:date="2017-10-18T15:49:00Z">
        <w:r w:rsidR="009066E1">
          <w:t>using</w:t>
        </w:r>
      </w:ins>
      <w:ins w:id="29" w:author="Mathieu Boudreau" w:date="2017-10-18T15:46:00Z">
        <w:r w:rsidR="00FE2978">
          <w:t xml:space="preserve"> </w:t>
        </w:r>
      </w:ins>
      <w:ins w:id="30" w:author="Mathieu Boudreau" w:date="2017-10-18T15:47:00Z">
        <w:r w:rsidR="00FE2978">
          <w:t>protocols optimized with this method</w:t>
        </w:r>
      </w:ins>
      <w:ins w:id="31" w:author="Mathieu Boudreau" w:date="2017-10-18T15:43:00Z">
        <w:r w:rsidR="00FE2978">
          <w:t>, B</w:t>
        </w:r>
        <w:r w:rsidR="00FE2978">
          <w:rPr>
            <w:vertAlign w:val="subscript"/>
          </w:rPr>
          <w:t>1</w:t>
        </w:r>
        <w:r w:rsidR="00FE2978">
          <w:t xml:space="preserve"> mapping could even be omitted for </w:t>
        </w:r>
        <w:proofErr w:type="spellStart"/>
        <w:r w:rsidR="00FE2978">
          <w:t>qMT</w:t>
        </w:r>
        <w:proofErr w:type="spellEnd"/>
        <w:r w:rsidR="00FE2978">
          <w:t xml:space="preserve"> studies </w:t>
        </w:r>
      </w:ins>
      <w:ins w:id="32" w:author="Mathieu Boudreau" w:date="2017-10-18T15:44:00Z">
        <w:r w:rsidR="00FE2978">
          <w:t>primarily</w:t>
        </w:r>
      </w:ins>
      <w:ins w:id="33" w:author="Mathieu Boudreau" w:date="2017-10-18T15:43:00Z">
        <w:r w:rsidR="00FE2978">
          <w:t xml:space="preserve"> </w:t>
        </w:r>
      </w:ins>
      <w:ins w:id="34" w:author="Mathieu Boudreau" w:date="2017-10-18T15:44:00Z">
        <w:r w:rsidR="00FE2978">
          <w:t>interested in F</w:t>
        </w:r>
      </w:ins>
      <w:ins w:id="35" w:author="Mathieu Boudreau" w:date="2017-10-18T15:43:00Z">
        <w:r w:rsidR="00FE2978">
          <w:t>.</w:t>
        </w:r>
      </w:ins>
    </w:p>
    <w:p w14:paraId="75AF36B4" w14:textId="553A5219" w:rsidR="005B7E95" w:rsidRPr="00602E7E" w:rsidDel="00FE2978" w:rsidRDefault="00707EF4" w:rsidP="00034EAD">
      <w:pPr>
        <w:rPr>
          <w:del w:id="36" w:author="Mathieu Boudreau" w:date="2017-10-18T15:44:00Z"/>
        </w:rPr>
      </w:pPr>
      <w:del w:id="37" w:author="Mathieu Boudreau" w:date="2017-10-18T15:44:00Z">
        <w:r w:rsidDel="00FE2978">
          <w:delText>If desired, i</w:delText>
        </w:r>
        <w:r w:rsidR="006531A7" w:rsidDel="00FE2978">
          <w:delText xml:space="preserve">t </w:delText>
        </w:r>
        <w:r w:rsidR="00D1609C" w:rsidDel="00FE2978">
          <w:delText>may</w:delText>
        </w:r>
        <w:r w:rsidR="006531A7" w:rsidDel="00FE2978">
          <w:delText xml:space="preserve"> be</w:delText>
        </w:r>
        <w:r w:rsidR="00602E7E" w:rsidDel="00FE2978">
          <w:delText xml:space="preserve"> possible to omit B</w:delText>
        </w:r>
        <w:r w:rsidR="00602E7E" w:rsidDel="00FE2978">
          <w:rPr>
            <w:vertAlign w:val="subscript"/>
          </w:rPr>
          <w:delText>1</w:delText>
        </w:r>
        <w:r w:rsidR="006531A7" w:rsidDel="00FE2978">
          <w:delText xml:space="preserve"> mapping altogether</w:delText>
        </w:r>
        <w:r w:rsidR="00602E7E" w:rsidDel="00FE2978">
          <w:delText xml:space="preserve"> with</w:delText>
        </w:r>
        <w:r w:rsidR="00D1609C" w:rsidDel="00FE2978">
          <w:delText xml:space="preserve">out substantially biasing the </w:delText>
        </w:r>
        <w:r w:rsidR="00602E7E" w:rsidDel="00FE2978">
          <w:delText>fitted pool-size ratio values.</w:delText>
        </w:r>
      </w:del>
    </w:p>
    <w:p w14:paraId="5DD2915F" w14:textId="77777777" w:rsidR="005673C2" w:rsidRPr="00A43D1E" w:rsidRDefault="005673C2" w:rsidP="00814052">
      <w:r w:rsidRPr="00747715">
        <w:rPr>
          <w:b/>
        </w:rPr>
        <w:t>Keywords:</w:t>
      </w:r>
      <w:r w:rsidR="00034EAD">
        <w:t xml:space="preserve"> </w:t>
      </w:r>
      <w:r w:rsidR="00A43D1E">
        <w:t xml:space="preserve">Magnetization Transfer, </w:t>
      </w:r>
      <w:r w:rsidR="000A0259">
        <w:t xml:space="preserve">pool-size ratio, </w:t>
      </w:r>
      <w:r w:rsidR="00A43D1E">
        <w:t>B</w:t>
      </w:r>
      <w:r w:rsidR="00A43D1E">
        <w:rPr>
          <w:vertAlign w:val="subscript"/>
        </w:rPr>
        <w:t>1</w:t>
      </w:r>
      <w:r w:rsidR="00A43D1E">
        <w:t xml:space="preserve"> mapping, </w:t>
      </w:r>
      <w:proofErr w:type="spellStart"/>
      <w:r w:rsidR="00A43D1E">
        <w:t>Cramér</w:t>
      </w:r>
      <w:proofErr w:type="spellEnd"/>
      <w:r w:rsidR="00A43D1E">
        <w:t>-Rao lower bound, optimization, sensitivity analysis</w:t>
      </w:r>
      <w:r w:rsidR="00F07BB0">
        <w:t>.</w:t>
      </w:r>
    </w:p>
    <w:p w14:paraId="721FDE9F" w14:textId="77777777" w:rsidR="00A91D2B" w:rsidRDefault="00A91D2B" w:rsidP="00357465">
      <w:r w:rsidRPr="00814052">
        <w:br w:type="page"/>
      </w:r>
    </w:p>
    <w:p w14:paraId="4BAC764B" w14:textId="77777777" w:rsidR="0066615F" w:rsidRDefault="0066615F" w:rsidP="0066615F">
      <w:pPr>
        <w:pStyle w:val="Titre1"/>
      </w:pPr>
      <w:r>
        <w:t>INTRODUCTION</w:t>
      </w:r>
    </w:p>
    <w:p w14:paraId="3242F0E4" w14:textId="3A89E6B8" w:rsidR="007D121E" w:rsidRDefault="00B139BF" w:rsidP="00036340">
      <w:r>
        <w:t>Quantitative magnetization transfer (</w:t>
      </w:r>
      <w:proofErr w:type="spellStart"/>
      <w:r>
        <w:t>qMT</w:t>
      </w:r>
      <w:proofErr w:type="spellEnd"/>
      <w:r>
        <w:t xml:space="preserve">) imaging </w:t>
      </w:r>
      <w:r w:rsidR="00686D4A">
        <w:t>is</w:t>
      </w:r>
      <w:r>
        <w:t xml:space="preserve"> a class of techniques </w:t>
      </w:r>
      <w:r w:rsidR="009313A0">
        <w:t>that</w:t>
      </w:r>
      <w:r>
        <w:t xml:space="preserve"> indirectly probe </w:t>
      </w:r>
      <w:r w:rsidR="0048018E">
        <w:t xml:space="preserve">tissue </w:t>
      </w:r>
      <w:r>
        <w:t>macromolecular content</w:t>
      </w:r>
      <w:r w:rsidR="0048018E">
        <w:t xml:space="preserve">, which is not directly observable </w:t>
      </w:r>
      <w:r>
        <w:t>using conventional MRI</w:t>
      </w:r>
      <w:r w:rsidR="007D121E">
        <w:t xml:space="preserve"> due to their inherent</w:t>
      </w:r>
      <w:r w:rsidR="009313A0">
        <w:t>ly</w:t>
      </w:r>
      <w:r w:rsidR="007D121E">
        <w:t xml:space="preserve"> </w:t>
      </w:r>
      <w:r w:rsidR="0048018E">
        <w:t xml:space="preserve">short </w:t>
      </w:r>
      <w:r w:rsidR="007D121E">
        <w:t>T</w:t>
      </w:r>
      <w:r w:rsidR="007D121E" w:rsidRPr="007D121E">
        <w:rPr>
          <w:vertAlign w:val="subscript"/>
        </w:rPr>
        <w:t>2</w:t>
      </w:r>
      <w:r w:rsidR="007D121E">
        <w:rPr>
          <w:vertAlign w:val="superscript"/>
        </w:rPr>
        <w:t>*</w:t>
      </w:r>
      <w:r>
        <w:t>.</w:t>
      </w:r>
      <w:r w:rsidR="009313A0">
        <w:t xml:space="preserve"> Most </w:t>
      </w:r>
      <w:proofErr w:type="spellStart"/>
      <w:r w:rsidR="007D121E">
        <w:t>qMT</w:t>
      </w:r>
      <w:proofErr w:type="spellEnd"/>
      <w:r w:rsidR="007D121E">
        <w:t xml:space="preserve"> techniques quantify p</w:t>
      </w:r>
      <w:r w:rsidR="009313A0">
        <w:t>roperties of</w:t>
      </w:r>
      <w:r w:rsidR="007D121E">
        <w:t xml:space="preserve"> </w:t>
      </w:r>
      <w:r w:rsidR="009313A0">
        <w:t>macromolecular hydrogen</w:t>
      </w:r>
      <w:r w:rsidR="007D121E">
        <w:t xml:space="preserve"> </w:t>
      </w:r>
      <w:r w:rsidR="00B45120">
        <w:t>(“restricted pool”) relative to</w:t>
      </w:r>
      <w:r w:rsidR="009313A0">
        <w:t xml:space="preserve"> </w:t>
      </w:r>
      <w:r w:rsidR="007D121E">
        <w:t xml:space="preserve">nearby liquid water </w:t>
      </w:r>
      <w:r w:rsidR="009313A0">
        <w:t xml:space="preserve">molecules </w:t>
      </w:r>
      <w:r w:rsidR="007D121E">
        <w:t>(“free pool”) by solving the Bloch-McConnell equati</w:t>
      </w:r>
      <w:r w:rsidR="009313A0">
        <w:t>ons</w:t>
      </w:r>
      <w:r w:rsidR="00B45120">
        <w:t>, which describes the</w:t>
      </w:r>
      <w:r w:rsidR="009313A0">
        <w:t xml:space="preserve"> magnetization</w:t>
      </w:r>
      <w:r w:rsidR="007D121E">
        <w:t xml:space="preserve"> exchange between these two interacting pools </w:t>
      </w:r>
      <w:r w:rsidR="007D121E">
        <w:fldChar w:fldCharType="begin"/>
      </w:r>
      <w:r w:rsidR="003A26EF">
        <w:instrText xml:space="preserve"> </w:instrText>
      </w:r>
      <w:r w:rsidR="00410A7E">
        <w:instrText>ADDIN</w:instrText>
      </w:r>
      <w:r w:rsidR="003A26EF">
        <w:instrText xml:space="preserve"> EN.CITE &lt;EndNote&gt;&lt;Cite&gt;&lt;Author&gt;Sled&lt;/Author&gt;&lt;Year&gt;2000&lt;/Year&gt;&lt;RecNum&gt;3662&lt;/RecNum&gt;&lt;DisplayText&gt;(1)&lt;/DisplayText&gt;&lt;record&gt;&lt;rec-number&gt;3662&lt;/rec-number&gt;&lt;foreign-keys&gt;&lt;key app="EN" db-id="wsx2zxvfv2f923ezt58xsvan9zzwpdv5vewx" timestamp="1353537787"&gt;3662&lt;/key&gt;&lt;/foreign-keys&gt;&lt;ref-type name="Journal Article"&gt;17&lt;/ref-type&gt;&lt;contributors&gt;&lt;authors&gt;&lt;author&gt;Sled, J. G.&lt;/author&gt;&lt;author&gt;Pike, G. B.&lt;/author&gt;&lt;/authors&gt;&lt;/contributors&gt;&lt;auth-address&gt;McConnell Brain Imaging Centre, McGill University, Montreal, Quebec, H3A 2B4, Canada. jgsled@bic.mni.mcgill.ca&lt;/auth-address&gt;&lt;titles&gt;&lt;title&gt;Quantitative interpretation of magnetization transfer in spoiled gradient echo MRI sequences&lt;/title&gt;&lt;secondary-title&gt;Journal of Magnetic Resonance&lt;/secondary-title&gt;&lt;/titles&gt;&lt;periodical&gt;&lt;full-title&gt;Journal of Magnetic Resonance&lt;/full-title&gt;&lt;abbr-1&gt;J. Magn. Reson.&lt;/abbr-1&gt;&lt;abbr-2&gt;J Magn Reson&lt;/abbr-2&gt;&lt;/periodical&gt;&lt;pages&gt;24-36&lt;/pages&gt;&lt;volume&gt;145&lt;/volume&gt;&lt;number&gt;1&lt;/number&gt;&lt;edition&gt;2000/06/30&lt;/edition&gt;&lt;keywords&gt;&lt;keyword&gt;*Image Interpretation, Computer-Assisted&lt;/keyword&gt;&lt;keyword&gt;Magnetic Resonance Imaging/*methods&lt;/keyword&gt;&lt;keyword&gt;Models, Theoretical&lt;/keyword&gt;&lt;keyword&gt;Reproducibility of Results&lt;/keyword&gt;&lt;/keywords&gt;&lt;dates&gt;&lt;year&gt;2000&lt;/year&gt;&lt;pub-dates&gt;&lt;date&gt;Jul&lt;/date&gt;&lt;/pub-dates&gt;&lt;/dates&gt;&lt;isbn&gt;1090-7807 (Print)&amp;#xD;1090-7807 (Linking)&lt;/isbn&gt;&lt;accession-num&gt;10873494&lt;/accession-num&gt;&lt;work-type&gt;Research Support, Non-U.S. Gov&amp;apos;t&lt;/work-type&gt;&lt;urls&gt;&lt;related-urls&gt;&lt;url&gt;http://www.ncbi.nlm.nih.gov/pubmed/10873494&lt;/url&gt;&lt;/related-urls&gt;&lt;/urls&gt;&lt;electronic-resource-num&gt;10.1006/jmre.2000.2059&lt;/electronic-resource-num&gt;&lt;language&gt;eng&lt;/language&gt;&lt;/record&gt;&lt;/Cite&gt;&lt;/EndNote&gt;</w:instrText>
      </w:r>
      <w:r w:rsidR="007D121E">
        <w:fldChar w:fldCharType="separate"/>
      </w:r>
      <w:r w:rsidR="003A26EF">
        <w:rPr>
          <w:noProof/>
        </w:rPr>
        <w:t>(</w:t>
      </w:r>
      <w:hyperlink w:anchor="_ENREF_1_1" w:tooltip="Sled, 2000 #3662" w:history="1">
        <w:r w:rsidR="000529E1">
          <w:rPr>
            <w:noProof/>
          </w:rPr>
          <w:t>1</w:t>
        </w:r>
      </w:hyperlink>
      <w:r w:rsidR="003A26EF">
        <w:rPr>
          <w:noProof/>
        </w:rPr>
        <w:t>)</w:t>
      </w:r>
      <w:r w:rsidR="007D121E">
        <w:fldChar w:fldCharType="end"/>
      </w:r>
      <w:r w:rsidR="007D121E">
        <w:t xml:space="preserve">. </w:t>
      </w:r>
      <w:r w:rsidR="003E2D72">
        <w:t>Particular</w:t>
      </w:r>
      <w:r w:rsidR="00DA5A34">
        <w:t>ly, the pool-size ratio F (ratio of equilibrium magnetization between both pools</w:t>
      </w:r>
      <w:r w:rsidR="003E2D72">
        <w:t xml:space="preserve">) is a </w:t>
      </w:r>
      <w:proofErr w:type="spellStart"/>
      <w:r w:rsidR="003E2D72">
        <w:t>qMT</w:t>
      </w:r>
      <w:proofErr w:type="spellEnd"/>
      <w:r w:rsidR="003E2D72">
        <w:t xml:space="preserve"> parameter </w:t>
      </w:r>
      <w:r w:rsidR="00745CA7">
        <w:t>that</w:t>
      </w:r>
      <w:r w:rsidR="00C05A30">
        <w:t xml:space="preserve"> </w:t>
      </w:r>
      <w:r w:rsidR="003E2D72">
        <w:t>correlate</w:t>
      </w:r>
      <w:r w:rsidR="00ED4E6F">
        <w:t>s</w:t>
      </w:r>
      <w:r w:rsidR="003E2D72">
        <w:t xml:space="preserve"> strongly with myelin content</w:t>
      </w:r>
      <w:r w:rsidR="0079647D">
        <w:t xml:space="preserve"> </w:t>
      </w:r>
      <w:r w:rsidR="0079647D">
        <w:fldChar w:fldCharType="begin">
          <w:fldData xml:space="preserve">PEVuZE5vdGU+PENpdGU+PEF1dGhvcj5TY2htaWVyZXI8L0F1dGhvcj48WWVhcj4yMDA3PC9ZZWFy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</w:fldData>
        </w:fldChar>
      </w:r>
      <w:r w:rsidR="003A26EF">
        <w:instrText xml:space="preserve"> </w:instrText>
      </w:r>
      <w:r w:rsidR="00410A7E">
        <w:instrText>ADDIN</w:instrText>
      </w:r>
      <w:r w:rsidR="003A26EF">
        <w:instrText xml:space="preserve"> EN.CITE </w:instrText>
      </w:r>
      <w:r w:rsidR="003A26EF">
        <w:fldChar w:fldCharType="begin">
          <w:fldData xml:space="preserve">PEVuZE5vdGU+PENpdGU+PEF1dGhvcj5TY2htaWVyZXI8L0F1dGhvcj48WWVhcj4yMDA3PC9ZZWFy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</w:fldData>
        </w:fldChar>
      </w:r>
      <w:r w:rsidR="003A26EF">
        <w:instrText xml:space="preserve"> </w:instrText>
      </w:r>
      <w:r w:rsidR="00410A7E">
        <w:instrText>ADDIN</w:instrText>
      </w:r>
      <w:r w:rsidR="003A26EF">
        <w:instrText xml:space="preserve"> EN.CITE.DATA </w:instrText>
      </w:r>
      <w:r w:rsidR="003A26EF">
        <w:fldChar w:fldCharType="end"/>
      </w:r>
      <w:r w:rsidR="0079647D">
        <w:fldChar w:fldCharType="separate"/>
      </w:r>
      <w:r w:rsidR="003A26EF">
        <w:rPr>
          <w:noProof/>
        </w:rPr>
        <w:t>(</w:t>
      </w:r>
      <w:hyperlink w:anchor="_ENREF_1_2" w:tooltip="Schmierer, 2007 #2717" w:history="1">
        <w:r w:rsidR="000529E1">
          <w:rPr>
            <w:noProof/>
          </w:rPr>
          <w:t>2</w:t>
        </w:r>
      </w:hyperlink>
      <w:r w:rsidR="003A26EF">
        <w:rPr>
          <w:noProof/>
        </w:rPr>
        <w:t>,</w:t>
      </w:r>
      <w:hyperlink w:anchor="_ENREF_1_3" w:tooltip="Schmierer, 2008 #3675" w:history="1">
        <w:r w:rsidR="000529E1">
          <w:rPr>
            <w:noProof/>
          </w:rPr>
          <w:t>3</w:t>
        </w:r>
      </w:hyperlink>
      <w:r w:rsidR="003A26EF">
        <w:rPr>
          <w:noProof/>
        </w:rPr>
        <w:t>)</w:t>
      </w:r>
      <w:r w:rsidR="0079647D">
        <w:fldChar w:fldCharType="end"/>
      </w:r>
      <w:r w:rsidR="003E2D72">
        <w:t xml:space="preserve">. As such, the pool-size ratio </w:t>
      </w:r>
      <w:r w:rsidR="00B45120">
        <w:t>has been proposed as a</w:t>
      </w:r>
      <w:r w:rsidR="003E2D72">
        <w:t xml:space="preserve"> potential biomarker for lesion monitoring in multiple sclerosis</w:t>
      </w:r>
      <w:r w:rsidR="00F6378E">
        <w:t xml:space="preserve"> (MS)</w:t>
      </w:r>
      <w:r w:rsidR="001C4321">
        <w:t xml:space="preserve"> patients</w:t>
      </w:r>
      <w:r w:rsidR="003E2D72">
        <w:t xml:space="preserve"> </w:t>
      </w:r>
      <w:r w:rsidR="003E2D72">
        <w:fldChar w:fldCharType="begin">
          <w:fldData xml:space="preserve">PEVuZE5vdGU+PENpdGU+PEF1dGhvcj5MZXZlc3F1ZTwvQXV0aG9yPjxZZWFyPjIwMTA8L1llYXI+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PEVuZE5vdGU+PENpdGU+PEF1dGhvcj5MZXZlc3F1ZTwvQXV0aG9yPjxZZWFyPjIwMTA8L1llYXI+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</w:fldData>
        </w:fldChar>
      </w:r>
      <w:r w:rsidR="008D7B35">
        <w:instrText xml:space="preserve"> </w:instrText>
      </w:r>
      <w:r w:rsidR="00410A7E">
        <w:instrText>ADDIN</w:instrText>
      </w:r>
      <w:r w:rsidR="008D7B35">
        <w:instrText xml:space="preserve"> EN.CITE.DATA </w:instrText>
      </w:r>
      <w:r w:rsidR="008D7B35">
        <w:fldChar w:fldCharType="end"/>
      </w:r>
      <w:r w:rsidR="003E2D72">
        <w:fldChar w:fldCharType="separate"/>
      </w:r>
      <w:r w:rsidR="008D7B35">
        <w:rPr>
          <w:noProof/>
        </w:rPr>
        <w:t>(</w:t>
      </w:r>
      <w:hyperlink w:anchor="_ENREF_1_4" w:tooltip="Levesque, 2010 #15" w:history="1">
        <w:r w:rsidR="000529E1">
          <w:rPr>
            <w:noProof/>
          </w:rPr>
          <w:t>4</w:t>
        </w:r>
      </w:hyperlink>
      <w:r w:rsidR="008D7B35">
        <w:rPr>
          <w:noProof/>
        </w:rPr>
        <w:t>,</w:t>
      </w:r>
      <w:hyperlink w:anchor="_ENREF_1_5" w:tooltip="Davies, 2004 #8237" w:history="1">
        <w:r w:rsidR="000529E1">
          <w:rPr>
            <w:noProof/>
          </w:rPr>
          <w:t>5</w:t>
        </w:r>
      </w:hyperlink>
      <w:r w:rsidR="008D7B35">
        <w:rPr>
          <w:noProof/>
        </w:rPr>
        <w:t>)</w:t>
      </w:r>
      <w:r w:rsidR="003E2D72">
        <w:fldChar w:fldCharType="end"/>
      </w:r>
      <w:r w:rsidR="003E2D72">
        <w:t xml:space="preserve">, </w:t>
      </w:r>
      <w:r w:rsidR="00F6378E">
        <w:t xml:space="preserve">and has been shown to correlate with de- and </w:t>
      </w:r>
      <w:proofErr w:type="spellStart"/>
      <w:r w:rsidR="00F6378E">
        <w:t>remyelination</w:t>
      </w:r>
      <w:proofErr w:type="spellEnd"/>
      <w:r w:rsidR="00F6378E">
        <w:t xml:space="preserve"> in a </w:t>
      </w:r>
      <w:r w:rsidR="006018F4">
        <w:t xml:space="preserve">mouse </w:t>
      </w:r>
      <w:r w:rsidR="00F6378E">
        <w:t xml:space="preserve">model of MS </w:t>
      </w:r>
      <w:r w:rsidR="00F6378E">
        <w:fldChar w:fldCharType="begin">
          <w:fldData xml:space="preserve">PEVuZE5vdGU+PENpdGU+PEF1dGhvcj5UdXJhdGk8L0F1dGhvcj48WWVhcj4yMDE1PC9ZZWFyPjxS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PEVuZE5vdGU+PENpdGU+PEF1dGhvcj5UdXJhdGk8L0F1dGhvcj48WWVhcj4yMDE1PC9ZZWFyPjxS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</w:fldData>
        </w:fldChar>
      </w:r>
      <w:r w:rsidR="008D7B35">
        <w:instrText xml:space="preserve"> </w:instrText>
      </w:r>
      <w:r w:rsidR="00410A7E">
        <w:instrText>ADDIN</w:instrText>
      </w:r>
      <w:r w:rsidR="008D7B35">
        <w:instrText xml:space="preserve"> EN.CITE.DATA </w:instrText>
      </w:r>
      <w:r w:rsidR="008D7B35">
        <w:fldChar w:fldCharType="end"/>
      </w:r>
      <w:r w:rsidR="00F6378E">
        <w:fldChar w:fldCharType="separate"/>
      </w:r>
      <w:r w:rsidR="008D7B35">
        <w:rPr>
          <w:noProof/>
        </w:rPr>
        <w:t>(</w:t>
      </w:r>
      <w:hyperlink w:anchor="_ENREF_1_6" w:tooltip="Turati, 2015 #8260" w:history="1">
        <w:r w:rsidR="000529E1">
          <w:rPr>
            <w:noProof/>
          </w:rPr>
          <w:t>6</w:t>
        </w:r>
      </w:hyperlink>
      <w:r w:rsidR="008D7B35">
        <w:rPr>
          <w:noProof/>
        </w:rPr>
        <w:t>)</w:t>
      </w:r>
      <w:r w:rsidR="00F6378E">
        <w:fldChar w:fldCharType="end"/>
      </w:r>
      <w:r w:rsidR="00F6378E">
        <w:t>.</w:t>
      </w:r>
    </w:p>
    <w:p w14:paraId="4D2025E8" w14:textId="2CBA812C" w:rsidR="00DE3D47" w:rsidRDefault="00DE3D47" w:rsidP="00036340">
      <w:r>
        <w:t>Several techniques</w:t>
      </w:r>
      <w:r w:rsidR="00211269">
        <w:t xml:space="preserve"> have been developed to</w:t>
      </w:r>
      <w:r>
        <w:t xml:space="preserve"> acquir</w:t>
      </w:r>
      <w:r w:rsidR="00211269">
        <w:t xml:space="preserve">e and model </w:t>
      </w:r>
      <w:proofErr w:type="spellStart"/>
      <w:r w:rsidR="00211269">
        <w:t>qMT</w:t>
      </w:r>
      <w:proofErr w:type="spellEnd"/>
      <w:r w:rsidR="00211269">
        <w:t xml:space="preserve"> data. </w:t>
      </w:r>
      <w:r w:rsidR="00CF1183">
        <w:t>M</w:t>
      </w:r>
      <w:r w:rsidR="00211269">
        <w:t>ost commonly</w:t>
      </w:r>
      <w:r w:rsidR="00CF1183">
        <w:t xml:space="preserve">, </w:t>
      </w:r>
      <w:proofErr w:type="spellStart"/>
      <w:r w:rsidR="00CF1183">
        <w:t>qMT</w:t>
      </w:r>
      <w:proofErr w:type="spellEnd"/>
      <w:r w:rsidR="00CF1183">
        <w:t xml:space="preserve"> data are</w:t>
      </w:r>
      <w:r w:rsidR="00211269">
        <w:t xml:space="preserve"> </w:t>
      </w:r>
      <w:r w:rsidR="00C31DD3">
        <w:t>acquired using</w:t>
      </w:r>
      <w:r w:rsidR="00211269">
        <w:t xml:space="preserve"> pulsed off-resonance MT-prepared spoiled gradient echo</w:t>
      </w:r>
      <w:r w:rsidR="00C31DD3">
        <w:t xml:space="preserve"> (SPGR)</w:t>
      </w:r>
      <w:r w:rsidR="00211269">
        <w:t xml:space="preserve"> </w:t>
      </w:r>
      <w:r w:rsidR="00B6528E">
        <w:t xml:space="preserve">pulse </w:t>
      </w:r>
      <w:r w:rsidR="00211269">
        <w:t>sequence</w:t>
      </w:r>
      <w:r w:rsidR="00C31DD3">
        <w:t>s</w:t>
      </w:r>
      <w:r w:rsidR="00211269">
        <w:t xml:space="preserve"> </w:t>
      </w:r>
      <w:r w:rsidR="00211269">
        <w:fldChar w:fldCharType="begin"/>
      </w:r>
      <w:r w:rsidR="008D7B35">
        <w:instrText xml:space="preserve"> </w:instrText>
      </w:r>
      <w:r w:rsidR="00410A7E">
        <w:instrText>ADDIN</w:instrText>
      </w:r>
      <w:r w:rsidR="008D7B35">
        <w:instrText xml:space="preserve">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211269">
        <w:fldChar w:fldCharType="separate"/>
      </w:r>
      <w:r w:rsidR="008D7B35">
        <w:rPr>
          <w:noProof/>
        </w:rPr>
        <w:t>(</w:t>
      </w:r>
      <w:hyperlink w:anchor="_ENREF_1_7" w:tooltip="Sled, 2001 #17" w:history="1">
        <w:r w:rsidR="000529E1">
          <w:rPr>
            <w:noProof/>
          </w:rPr>
          <w:t>7</w:t>
        </w:r>
      </w:hyperlink>
      <w:r w:rsidR="008D7B35">
        <w:rPr>
          <w:noProof/>
        </w:rPr>
        <w:t>)</w:t>
      </w:r>
      <w:r w:rsidR="00211269">
        <w:fldChar w:fldCharType="end"/>
      </w:r>
      <w:r w:rsidR="00C31DD3">
        <w:t>, however</w:t>
      </w:r>
      <w:r w:rsidR="00211269">
        <w:t xml:space="preserve"> techniques using inversion recovery</w:t>
      </w:r>
      <w:r w:rsidR="00D727C8">
        <w:t xml:space="preserve"> </w:t>
      </w:r>
      <w:r w:rsidR="00D727C8">
        <w:fldChar w:fldCharType="begin">
          <w:fldData xml:space="preserve">PEVuZE5vdGU+PENpdGU+PEF1dGhvcj5Eb3J0Y2g8L0F1dGhvcj48WWVhcj4yMDExPC9ZZWFyPjxS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PEVuZE5vdGU+PENpdGU+PEF1dGhvcj5Eb3J0Y2g8L0F1dGhvcj48WWVhcj4yMDExPC9ZZWFyPjxS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</w:fldData>
        </w:fldChar>
      </w:r>
      <w:r w:rsidR="008D7B35">
        <w:instrText xml:space="preserve"> </w:instrText>
      </w:r>
      <w:r w:rsidR="00410A7E">
        <w:instrText>ADDIN</w:instrText>
      </w:r>
      <w:r w:rsidR="008D7B35">
        <w:instrText xml:space="preserve"> EN.CITE.DATA </w:instrText>
      </w:r>
      <w:r w:rsidR="008D7B35">
        <w:fldChar w:fldCharType="end"/>
      </w:r>
      <w:r w:rsidR="00D727C8">
        <w:fldChar w:fldCharType="separate"/>
      </w:r>
      <w:r w:rsidR="008D7B35">
        <w:rPr>
          <w:noProof/>
        </w:rPr>
        <w:t>(</w:t>
      </w:r>
      <w:hyperlink w:anchor="_ENREF_1_8" w:tooltip="Dortch, 2011 #2713" w:history="1">
        <w:r w:rsidR="000529E1">
          <w:rPr>
            <w:noProof/>
          </w:rPr>
          <w:t>8</w:t>
        </w:r>
      </w:hyperlink>
      <w:r w:rsidR="008D7B35">
        <w:rPr>
          <w:noProof/>
        </w:rPr>
        <w:t>)</w:t>
      </w:r>
      <w:r w:rsidR="00D727C8">
        <w:fldChar w:fldCharType="end"/>
      </w:r>
      <w:r w:rsidR="00211269">
        <w:t xml:space="preserve"> and balanced steady-state free precession have also been proposed</w:t>
      </w:r>
      <w:r w:rsidR="00D727C8">
        <w:t xml:space="preserve"> </w:t>
      </w:r>
      <w:r w:rsidR="00D727C8">
        <w:fldChar w:fldCharType="begin"/>
      </w:r>
      <w:r w:rsidR="008D7B35">
        <w:instrText xml:space="preserve"> </w:instrText>
      </w:r>
      <w:r w:rsidR="00410A7E">
        <w:instrText>ADDIN</w:instrText>
      </w:r>
      <w:r w:rsidR="008D7B35">
        <w:instrText xml:space="preserve"> EN.CITE &lt;EndNote&gt;&lt;Cite&gt;&lt;Author&gt;Gloor&lt;/Author&gt;&lt;Year&gt;2008&lt;/Year&gt;&lt;RecNum&gt;19&lt;/RecNum&gt;&lt;DisplayText&gt;(9)&lt;/DisplayText&gt;&lt;record&gt;&lt;rec-number&gt;19&lt;/rec-number&gt;&lt;foreign-keys&gt;&lt;key app="EN" db-id="wsx2zxvfv2f923ezt58xsvan9zzwpdv5vewx" timestamp="1320430549"&gt;19&lt;/key&gt;&lt;/foreign-keys&gt;&lt;ref-type name="Journal Article"&gt;17&lt;/ref-type&gt;&lt;contributors&gt;&lt;authors&gt;&lt;author&gt;Gloor, M.&lt;/author&gt;&lt;author&gt;Scheffler, K.&lt;/author&gt;&lt;author&gt;Bieri, O.&lt;/author&gt;&lt;/authors&gt;&lt;/contributors&gt;&lt;auth-address&gt;Department of Radiology, Division of Radiological Physics, University Hospital Basel, Basel, Switzerland. monika.gloor@stud.unibas.ch&lt;/auth-address&gt;&lt;titles&gt;&lt;title&gt;Quantitative magnetization transfer imaging using balanced SSFP&lt;/title&gt;&lt;secondary-title&gt;Magn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Med&lt;/abbr-2&gt;&lt;/periodical&gt;&lt;pages&gt;691-700&lt;/pages&gt;&lt;volume&gt;60&lt;/volume&gt;&lt;number&gt;3&lt;/number&gt;&lt;edition&gt;2008/08/30&lt;/edition&gt;&lt;keywords&gt;&lt;keyword&gt;Brain/anatomy &amp;amp; histology&lt;/keyword&gt;&lt;keyword&gt;Echo-Planar Imaging/*methods/standards&lt;/keyword&gt;&lt;keyword&gt;Humans&lt;/keyword&gt;&lt;keyword&gt;Reproducibility of Results&lt;/keyword&gt;&lt;/keywords&gt;&lt;dates&gt;&lt;year&gt;2008&lt;/year&gt;&lt;pub-dates&gt;&lt;date&gt;Sep&lt;/date&gt;&lt;/pub-dates&gt;&lt;/dates&gt;&lt;isbn&gt;1522-2594 (Electronic)&amp;#xD;0740-3194 (Linking)&lt;/isbn&gt;&lt;accession-num&gt;18727085&lt;/accession-num&gt;&lt;work-type&gt;Research Support, Non-U.S. Gov&amp;apos;t&lt;/work-type&gt;&lt;urls&gt;&lt;related-urls&gt;&lt;url&gt;http://www.ncbi.nlm.nih.gov/pubmed/18727085&lt;/url&gt;&lt;url&gt;http://onlinelibrary.wiley.com/store/10.1002/mrm.21705/asset/21705_ftp.pdf?v=1&amp;amp;t=guli9oag&amp;amp;s=3d156d60590d22d7902aed2cfb7492757f79fae5&lt;/url&gt;&lt;/related-urls&gt;&lt;/urls&gt;&lt;electronic-resource-num&gt;10.1002/mrm.21705&lt;/electronic-resource-num&gt;&lt;language&gt;eng&lt;/language&gt;&lt;/record&gt;&lt;/Cite&gt;&lt;/EndNote&gt;</w:instrText>
      </w:r>
      <w:r w:rsidR="00D727C8">
        <w:fldChar w:fldCharType="separate"/>
      </w:r>
      <w:r w:rsidR="008D7B35">
        <w:rPr>
          <w:noProof/>
        </w:rPr>
        <w:t>(</w:t>
      </w:r>
      <w:hyperlink w:anchor="_ENREF_1_9" w:tooltip="Gloor, 2008 #19" w:history="1">
        <w:r w:rsidR="000529E1">
          <w:rPr>
            <w:noProof/>
          </w:rPr>
          <w:t>9</w:t>
        </w:r>
      </w:hyperlink>
      <w:r w:rsidR="008D7B35">
        <w:rPr>
          <w:noProof/>
        </w:rPr>
        <w:t>)</w:t>
      </w:r>
      <w:r w:rsidR="00D727C8">
        <w:fldChar w:fldCharType="end"/>
      </w:r>
      <w:r w:rsidR="00211269">
        <w:t>.</w:t>
      </w:r>
      <w:r w:rsidR="00D727C8">
        <w:t xml:space="preserve"> </w:t>
      </w:r>
      <w:r w:rsidR="003A26EF">
        <w:t xml:space="preserve">Analytically solving the Bloch-McConnell equations is challenging unless a long continuous-wave MT pulse is used </w:t>
      </w:r>
      <w:r w:rsidR="003A26EF">
        <w:fldChar w:fldCharType="begin"/>
      </w:r>
      <w:r w:rsidR="008D7B35">
        <w:instrText xml:space="preserve"> </w:instrText>
      </w:r>
      <w:r w:rsidR="00410A7E">
        <w:instrText>ADDIN</w:instrText>
      </w:r>
      <w:r w:rsidR="008D7B35">
        <w:instrText xml:space="preserve"> EN.CITE &lt;EndNote&gt;&lt;Cite&gt;&lt;Author&gt;Henkelman&lt;/Author&gt;&lt;Year&gt;1993&lt;/Year&gt;&lt;RecNum&gt;2832&lt;/RecNum&gt;&lt;DisplayText&gt;(10)&lt;/DisplayText&gt;&lt;record&gt;&lt;rec-number&gt;2832&lt;/rec-number&gt;&lt;foreign-keys&gt;&lt;key app="EN" db-id="wsx2zxvfv2f923ezt58xsvan9zzwpdv5vewx" timestamp="1346271522"&gt;2832&lt;/key&gt;&lt;/foreign-keys&gt;&lt;ref-type name="Journal Article"&gt;17&lt;/ref-type&gt;&lt;contributors&gt;&lt;authors&gt;&lt;author&gt;Henkelman, R. M.&lt;/author&gt;&lt;author&gt;Huang, X.&lt;/author&gt;&lt;author&gt;Xiang, Q. S.&lt;/author&gt;&lt;author&gt;Stanisz, G. J.&lt;/author&gt;&lt;author&gt;Swanson, S. D.&lt;/author&gt;&lt;author&gt;Bronskill, M. J.&lt;/author&gt;&lt;/authors&gt;&lt;/contributors&gt;&lt;auth-address&gt;Sunybrook Health Science Centre, University of Toronto, Ontario, Canada.&lt;/auth-address&gt;&lt;titles&gt;&lt;title&gt;Quantitative interpretation of magnetization transfer&lt;/title&gt;&lt;secondary-title&gt;Magn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759-66&lt;/pages&gt;&lt;volume&gt;29&lt;/volume&gt;&lt;number&gt;6&lt;/number&gt;&lt;edition&gt;1993/06/01&lt;/edition&gt;&lt;keywords&gt;&lt;keyword&gt;Agar&lt;/keyword&gt;&lt;keyword&gt;Gels&lt;/keyword&gt;&lt;keyword&gt;Humans&lt;/keyword&gt;&lt;keyword&gt;Magnetic Resonance Imaging/*methods&lt;/keyword&gt;&lt;keyword&gt;Magnetics&lt;/keyword&gt;&lt;keyword&gt;Models, Structural&lt;/keyword&gt;&lt;keyword&gt;Models, Theoretical&lt;/keyword&gt;&lt;/keywords&gt;&lt;dates&gt;&lt;year&gt;1993&lt;/year&gt;&lt;pub-dates&gt;&lt;date&gt;Jun&lt;/date&gt;&lt;/pub-dates&gt;&lt;/dates&gt;&lt;isbn&gt;0740-3194 (Print)&amp;#xD;0740-3194 (Linking)&lt;/isbn&gt;&lt;accession-num&gt;8350718&lt;/accession-num&gt;&lt;work-type&gt;Research Support, Non-U.S. Gov&amp;apos;t&lt;/work-type&gt;&lt;urls&gt;&lt;related-urls&gt;&lt;url&gt;http://www.ncbi.nlm.nih.gov/pubmed/8350718&lt;/url&gt;&lt;/related-urls&gt;&lt;/urls&gt;&lt;language&gt;eng&lt;/language&gt;&lt;/record&gt;&lt;/Cite&gt;&lt;/EndNote&gt;</w:instrText>
      </w:r>
      <w:r w:rsidR="003A26EF">
        <w:fldChar w:fldCharType="separate"/>
      </w:r>
      <w:r w:rsidR="008D7B35">
        <w:rPr>
          <w:noProof/>
        </w:rPr>
        <w:t>(</w:t>
      </w:r>
      <w:hyperlink w:anchor="_ENREF_1_10" w:tooltip="Henkelman, 1993 #2832" w:history="1">
        <w:r w:rsidR="000529E1">
          <w:rPr>
            <w:noProof/>
          </w:rPr>
          <w:t>10</w:t>
        </w:r>
      </w:hyperlink>
      <w:r w:rsidR="008D7B35">
        <w:rPr>
          <w:noProof/>
        </w:rPr>
        <w:t>)</w:t>
      </w:r>
      <w:r w:rsidR="003A26EF">
        <w:fldChar w:fldCharType="end"/>
      </w:r>
      <w:r w:rsidR="003A26EF">
        <w:t xml:space="preserve">, which is impractical for in vivo measurements. Several </w:t>
      </w:r>
      <w:r w:rsidR="00C31DD3">
        <w:t xml:space="preserve">fitting </w:t>
      </w:r>
      <w:r w:rsidR="003A26EF">
        <w:t>models have been developed to estimat</w:t>
      </w:r>
      <w:r w:rsidR="00766E17">
        <w:t>e quantitative</w:t>
      </w:r>
      <w:r w:rsidR="003A26EF">
        <w:t xml:space="preserve"> </w:t>
      </w:r>
      <w:r w:rsidR="00766E17">
        <w:t>parameters</w:t>
      </w:r>
      <w:r w:rsidR="003A26EF">
        <w:t xml:space="preserve"> from pulsed SPGR </w:t>
      </w:r>
      <w:proofErr w:type="spellStart"/>
      <w:r w:rsidR="003A26EF">
        <w:t>qMT</w:t>
      </w:r>
      <w:proofErr w:type="spellEnd"/>
      <w:r w:rsidR="003A26EF">
        <w:t xml:space="preserve"> data </w:t>
      </w:r>
      <w:r w:rsidR="003A26EF">
        <w:fldChar w:fldCharType="begin">
          <w:fldData xml:space="preserve">PEVuZE5vdGU+PENpdGU+PEF1dGhvcj5TbGVkPC9BdXRob3I+PFllYXI+MjAwMTwvWWVhcj48UmVj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PEVuZE5vdGU+PENpdGU+PEF1dGhvcj5TbGVkPC9BdXRob3I+PFllYXI+MjAwMTwvWWVhcj48UmVj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</w:fldData>
        </w:fldChar>
      </w:r>
      <w:r w:rsidR="008D7B35">
        <w:instrText xml:space="preserve"> </w:instrText>
      </w:r>
      <w:r w:rsidR="00410A7E">
        <w:instrText>ADDIN</w:instrText>
      </w:r>
      <w:r w:rsidR="008D7B35">
        <w:instrText xml:space="preserve"> EN.CITE.DATA </w:instrText>
      </w:r>
      <w:r w:rsidR="008D7B35">
        <w:fldChar w:fldCharType="end"/>
      </w:r>
      <w:r w:rsidR="003A26EF">
        <w:fldChar w:fldCharType="separate"/>
      </w:r>
      <w:r w:rsidR="008D7B35">
        <w:rPr>
          <w:noProof/>
        </w:rPr>
        <w:t>(</w:t>
      </w:r>
      <w:hyperlink w:anchor="_ENREF_1_7" w:tooltip="Sled, 2001 #17" w:history="1">
        <w:r w:rsidR="000529E1">
          <w:rPr>
            <w:noProof/>
          </w:rPr>
          <w:t>7</w:t>
        </w:r>
      </w:hyperlink>
      <w:r w:rsidR="008D7B35">
        <w:rPr>
          <w:noProof/>
        </w:rPr>
        <w:t>,</w:t>
      </w:r>
      <w:hyperlink w:anchor="_ENREF_1_11" w:tooltip="Yarnykh, 2002 #3719" w:history="1">
        <w:r w:rsidR="000529E1">
          <w:rPr>
            <w:noProof/>
          </w:rPr>
          <w:t>11</w:t>
        </w:r>
      </w:hyperlink>
      <w:r w:rsidR="008D7B35">
        <w:rPr>
          <w:noProof/>
        </w:rPr>
        <w:t>,</w:t>
      </w:r>
      <w:hyperlink w:anchor="_ENREF_1_12" w:tooltip="Ramani, 2002 #3661" w:history="1">
        <w:r w:rsidR="000529E1">
          <w:rPr>
            <w:noProof/>
          </w:rPr>
          <w:t>12</w:t>
        </w:r>
      </w:hyperlink>
      <w:r w:rsidR="008D7B35">
        <w:rPr>
          <w:noProof/>
        </w:rPr>
        <w:t>)</w:t>
      </w:r>
      <w:r w:rsidR="003A26EF">
        <w:fldChar w:fldCharType="end"/>
      </w:r>
      <w:r w:rsidR="003A26EF">
        <w:t xml:space="preserve">, each with unique sets of </w:t>
      </w:r>
      <w:r w:rsidR="00C31DD3">
        <w:t xml:space="preserve">experimental </w:t>
      </w:r>
      <w:r w:rsidR="003A26EF">
        <w:t>assumptions and approximations.</w:t>
      </w:r>
      <w:r w:rsidR="00DA5186">
        <w:t xml:space="preserve"> </w:t>
      </w:r>
      <w:r w:rsidR="00C31DD3">
        <w:t xml:space="preserve">In addition, </w:t>
      </w:r>
      <w:r w:rsidR="00DA5186">
        <w:t xml:space="preserve">SPGR </w:t>
      </w:r>
      <w:proofErr w:type="spellStart"/>
      <w:r w:rsidR="00DA5186">
        <w:t>qMT</w:t>
      </w:r>
      <w:proofErr w:type="spellEnd"/>
      <w:r w:rsidR="00DA5186">
        <w:t xml:space="preserve"> techniques r</w:t>
      </w:r>
      <w:r w:rsidR="00E67513">
        <w:t xml:space="preserve">equire </w:t>
      </w:r>
      <w:r w:rsidR="00C31DD3">
        <w:t>several additional</w:t>
      </w:r>
      <w:r w:rsidR="00E67513">
        <w:t xml:space="preserve"> </w:t>
      </w:r>
      <w:r w:rsidR="00C31DD3">
        <w:t>quantitative</w:t>
      </w:r>
      <w:r w:rsidR="00E67513">
        <w:t xml:space="preserve"> measurements, such as main field (B</w:t>
      </w:r>
      <w:r w:rsidR="00E67513">
        <w:rPr>
          <w:vertAlign w:val="subscript"/>
        </w:rPr>
        <w:t>0</w:t>
      </w:r>
      <w:r w:rsidR="00E67513">
        <w:t>) mapping, transmit radiofrequency (RF) field (B</w:t>
      </w:r>
      <w:r w:rsidR="00E67513">
        <w:rPr>
          <w:vertAlign w:val="subscript"/>
        </w:rPr>
        <w:t>1</w:t>
      </w:r>
      <w:r w:rsidR="00E67513">
        <w:t>) mapping, and longitudinal relaxation time (T</w:t>
      </w:r>
      <w:r w:rsidR="00E67513">
        <w:rPr>
          <w:vertAlign w:val="subscript"/>
        </w:rPr>
        <w:t>1</w:t>
      </w:r>
      <w:r w:rsidR="00E67513">
        <w:t>) mapping. In this context, B</w:t>
      </w:r>
      <w:r w:rsidR="00E67513">
        <w:rPr>
          <w:vertAlign w:val="subscript"/>
        </w:rPr>
        <w:t>0</w:t>
      </w:r>
      <w:r w:rsidR="00E67513">
        <w:t xml:space="preserve"> mapping is used to calibrate the off-resonance frequency values in the presence of main field inhomogeneity </w:t>
      </w:r>
      <w:r w:rsidR="004E4FDB">
        <w:fldChar w:fldCharType="begin"/>
      </w:r>
      <w:r w:rsidR="008D7B35">
        <w:instrText xml:space="preserve"> </w:instrText>
      </w:r>
      <w:r w:rsidR="00410A7E">
        <w:instrText>ADDIN</w:instrText>
      </w:r>
      <w:r w:rsidR="008D7B35">
        <w:instrText xml:space="preserve"> EN.CITE &lt;EndNote&gt;&lt;Cite&gt;&lt;Author&gt;Skinner&lt;/Author&gt;&lt;Year&gt;1997&lt;/Year&gt;&lt;RecNum&gt;3546&lt;/RecNum&gt;&lt;DisplayText&gt;(13)&lt;/DisplayText&gt;&lt;record&gt;&lt;rec-number&gt;3546&lt;/rec-number&gt;&lt;foreign-keys&gt;&lt;key app="EN" db-id="wsx2zxvfv2f923ezt58xsvan9zzwpdv5vewx" timestamp="1353529032"&gt;3546&lt;/key&gt;&lt;/foreign-keys&gt;&lt;ref-type name="Journal Article"&gt;17&lt;/ref-type&gt;&lt;contributors&gt;&lt;authors&gt;&lt;author&gt;Skinner, T. E.&lt;/author&gt;&lt;author&gt;Glover, G. H.&lt;/author&gt;&lt;/authors&gt;&lt;/contributors&gt;&lt;auth-address&gt;Physics Department, Wright State University, Dayton, OH 45435, USA.&lt;/auth-address&gt;&lt;titles&gt;&lt;title&gt;An extended two-point Dixon algorithm for calculating separate water, fat, and B0 images&lt;/title&gt;&lt;secondary-title&gt;Magn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Med&lt;/abbr-2&gt;&lt;/periodical&gt;&lt;pages&gt;628-30&lt;/pages&gt;&lt;volume&gt;37&lt;/volume&gt;&lt;number&gt;4&lt;/number&gt;&lt;edition&gt;1997/04/01&lt;/edition&gt;&lt;keywords&gt;&lt;keyword&gt;*Algorithms&lt;/keyword&gt;&lt;keyword&gt;Brain/*anatomy &amp;amp; histology&lt;/keyword&gt;&lt;keyword&gt;Humans&lt;/keyword&gt;&lt;keyword&gt;Image Enhancement/methods&lt;/keyword&gt;&lt;keyword&gt;*Lipids&lt;/keyword&gt;&lt;keyword&gt;Magnetic Resonance Spectroscopy/*methods&lt;/keyword&gt;&lt;keyword&gt;*Water&lt;/keyword&gt;&lt;/keywords&gt;&lt;dates&gt;&lt;year&gt;1997&lt;/year&gt;&lt;pub-dates&gt;&lt;date&gt;Apr&lt;/date&gt;&lt;/pub-dates&gt;&lt;/dates&gt;&lt;isbn&gt;0740-3194 (Print)&amp;#xD;0740-3194 (Linking)&lt;/isbn&gt;&lt;accession-num&gt;9094088&lt;/accession-num&gt;&lt;work-type&gt;Comparative Study&lt;/work-type&gt;&lt;urls&gt;&lt;related-urls&gt;&lt;url&gt;http://www.ncbi.nlm.nih.gov/pubmed/9094088&lt;/url&gt;&lt;/related-urls&gt;&lt;/urls&gt;&lt;language&gt;eng&lt;/language&gt;&lt;/record&gt;&lt;/Cite&gt;&lt;/EndNote&gt;</w:instrText>
      </w:r>
      <w:r w:rsidR="004E4FDB">
        <w:fldChar w:fldCharType="separate"/>
      </w:r>
      <w:r w:rsidR="008D7B35">
        <w:rPr>
          <w:noProof/>
        </w:rPr>
        <w:t>(</w:t>
      </w:r>
      <w:hyperlink w:anchor="_ENREF_1_13" w:tooltip="Skinner, 1997 #3546" w:history="1">
        <w:r w:rsidR="000529E1">
          <w:rPr>
            <w:noProof/>
          </w:rPr>
          <w:t>13</w:t>
        </w:r>
      </w:hyperlink>
      <w:r w:rsidR="008D7B35">
        <w:rPr>
          <w:noProof/>
        </w:rPr>
        <w:t>)</w:t>
      </w:r>
      <w:r w:rsidR="004E4FDB">
        <w:fldChar w:fldCharType="end"/>
      </w:r>
      <w:r w:rsidR="004E4FDB">
        <w:t>, B</w:t>
      </w:r>
      <w:r w:rsidR="004E4FDB">
        <w:rPr>
          <w:vertAlign w:val="subscript"/>
        </w:rPr>
        <w:t>1</w:t>
      </w:r>
      <w:r w:rsidR="004E4FDB">
        <w:t xml:space="preserve"> </w:t>
      </w:r>
      <w:r w:rsidR="000056A8">
        <w:t xml:space="preserve">mapping </w:t>
      </w:r>
      <w:r w:rsidR="004E4FDB">
        <w:t xml:space="preserve">to correct the RF field amplitude variations </w:t>
      </w:r>
      <w:r w:rsidR="00692F31">
        <w:fldChar w:fldCharType="begin">
          <w:fldData xml:space="preserve">PEVuZE5vdGU+PENpdGU+PEF1dGhvcj5KaW48L0F1dGhvcj48WWVhcj4xOTk3PC9ZZWFyPjxSZWNO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PEVuZE5vdGU+PENpdGU+PEF1dGhvcj5KaW48L0F1dGhvcj48WWVhcj4xOTk3PC9ZZWFyPjxSZWNO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</w:fldData>
        </w:fldChar>
      </w:r>
      <w:r w:rsidR="008D7B35">
        <w:instrText xml:space="preserve"> </w:instrText>
      </w:r>
      <w:r w:rsidR="00410A7E">
        <w:instrText>ADDIN</w:instrText>
      </w:r>
      <w:r w:rsidR="008D7B35">
        <w:instrText xml:space="preserve"> EN.CITE.DATA </w:instrText>
      </w:r>
      <w:r w:rsidR="008D7B35">
        <w:fldChar w:fldCharType="end"/>
      </w:r>
      <w:r w:rsidR="00692F31">
        <w:fldChar w:fldCharType="separate"/>
      </w:r>
      <w:r w:rsidR="008D7B35">
        <w:rPr>
          <w:noProof/>
        </w:rPr>
        <w:t>(</w:t>
      </w:r>
      <w:hyperlink w:anchor="_ENREF_1_14" w:tooltip="Jin, 1997 #8261" w:history="1">
        <w:r w:rsidR="000529E1">
          <w:rPr>
            <w:noProof/>
          </w:rPr>
          <w:t>14</w:t>
        </w:r>
      </w:hyperlink>
      <w:r w:rsidR="008D7B35">
        <w:rPr>
          <w:noProof/>
        </w:rPr>
        <w:t>,</w:t>
      </w:r>
      <w:hyperlink w:anchor="_ENREF_1_15" w:tooltip="Wiggins, 2006 #3732" w:history="1">
        <w:r w:rsidR="000529E1">
          <w:rPr>
            <w:noProof/>
          </w:rPr>
          <w:t>15</w:t>
        </w:r>
      </w:hyperlink>
      <w:r w:rsidR="008D7B35">
        <w:rPr>
          <w:noProof/>
        </w:rPr>
        <w:t>)</w:t>
      </w:r>
      <w:r w:rsidR="00692F31">
        <w:fldChar w:fldCharType="end"/>
      </w:r>
      <w:r w:rsidR="004E4FDB">
        <w:t>,</w:t>
      </w:r>
      <w:r w:rsidR="00692F31">
        <w:t xml:space="preserve"> </w:t>
      </w:r>
      <w:r w:rsidR="000056A8">
        <w:t>and T</w:t>
      </w:r>
      <w:r w:rsidR="000056A8">
        <w:rPr>
          <w:vertAlign w:val="subscript"/>
        </w:rPr>
        <w:t>1</w:t>
      </w:r>
      <w:r w:rsidR="000056A8">
        <w:t xml:space="preserve"> mapping to constrain the</w:t>
      </w:r>
      <w:r w:rsidR="004D4403">
        <w:t xml:space="preserve"> magnetization transfer</w:t>
      </w:r>
      <w:r w:rsidR="000056A8">
        <w:t xml:space="preserve"> fitting parameters </w:t>
      </w:r>
      <w:r w:rsidR="009B7D97">
        <w:fldChar w:fldCharType="begin">
          <w:fldData xml:space="preserve">PEVuZE5vdGU+PENpdGU+PEF1dGhvcj5DYWluZXM8L0F1dGhvcj48WWVhcj4xOTkxPC9ZZWFyPjxS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</w:fldData>
        </w:fldChar>
      </w:r>
      <w:r w:rsidR="009B7D97">
        <w:instrText xml:space="preserve"> </w:instrText>
      </w:r>
      <w:r w:rsidR="00410A7E">
        <w:instrText>ADDIN</w:instrText>
      </w:r>
      <w:r w:rsidR="009B7D97">
        <w:instrText xml:space="preserve"> EN.CITE </w:instrText>
      </w:r>
      <w:r w:rsidR="009B7D97">
        <w:fldChar w:fldCharType="begin">
          <w:fldData xml:space="preserve">PEVuZE5vdGU+PENpdGU+PEF1dGhvcj5DYWluZXM8L0F1dGhvcj48WWVhcj4xOTkxPC9ZZWFyPjxS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</w:fldData>
        </w:fldChar>
      </w:r>
      <w:r w:rsidR="009B7D97">
        <w:instrText xml:space="preserve"> </w:instrText>
      </w:r>
      <w:r w:rsidR="00410A7E">
        <w:instrText>ADDIN</w:instrText>
      </w:r>
      <w:r w:rsidR="009B7D97">
        <w:instrText xml:space="preserve"> EN.CITE.DATA </w:instrText>
      </w:r>
      <w:r w:rsidR="009B7D97">
        <w:fldChar w:fldCharType="end"/>
      </w:r>
      <w:r w:rsidR="009B7D97">
        <w:fldChar w:fldCharType="separate"/>
      </w:r>
      <w:r w:rsidR="009B7D97">
        <w:rPr>
          <w:noProof/>
        </w:rPr>
        <w:t>(</w:t>
      </w:r>
      <w:hyperlink w:anchor="_ENREF_1_7" w:tooltip="Sled, 2001 #17" w:history="1">
        <w:r w:rsidR="000529E1">
          <w:rPr>
            <w:noProof/>
          </w:rPr>
          <w:t>7</w:t>
        </w:r>
      </w:hyperlink>
      <w:r w:rsidR="009B7D97">
        <w:rPr>
          <w:noProof/>
        </w:rPr>
        <w:t>,</w:t>
      </w:r>
      <w:hyperlink w:anchor="_ENREF_1_10" w:tooltip="Henkelman, 1993 #2832" w:history="1">
        <w:r w:rsidR="000529E1">
          <w:rPr>
            <w:noProof/>
          </w:rPr>
          <w:t>10</w:t>
        </w:r>
      </w:hyperlink>
      <w:r w:rsidR="009B7D97">
        <w:rPr>
          <w:noProof/>
        </w:rPr>
        <w:t>,</w:t>
      </w:r>
      <w:hyperlink w:anchor="_ENREF_1_16" w:tooltip="Caines, 1991 #8263" w:history="1">
        <w:r w:rsidR="000529E1">
          <w:rPr>
            <w:noProof/>
          </w:rPr>
          <w:t>16</w:t>
        </w:r>
      </w:hyperlink>
      <w:r w:rsidR="009B7D97">
        <w:rPr>
          <w:noProof/>
        </w:rPr>
        <w:t>)</w:t>
      </w:r>
      <w:r w:rsidR="009B7D97">
        <w:fldChar w:fldCharType="end"/>
      </w:r>
      <w:r w:rsidR="004D4403">
        <w:t>.</w:t>
      </w:r>
      <w:r w:rsidR="009B7D97">
        <w:t xml:space="preserve"> </w:t>
      </w:r>
      <w:r w:rsidR="00CC3155">
        <w:t xml:space="preserve">These three </w:t>
      </w:r>
      <w:r w:rsidR="002F77C1">
        <w:t xml:space="preserve">measurements, in addition to the </w:t>
      </w:r>
      <w:r w:rsidR="009B778A">
        <w:t>10+</w:t>
      </w:r>
      <w:r w:rsidR="002F77C1">
        <w:t xml:space="preserve"> </w:t>
      </w:r>
      <w:proofErr w:type="spellStart"/>
      <w:r w:rsidR="009B778A">
        <w:t>qMT</w:t>
      </w:r>
      <w:proofErr w:type="spellEnd"/>
      <w:r w:rsidR="009B778A">
        <w:t xml:space="preserve"> measurements</w:t>
      </w:r>
      <w:r w:rsidR="00547465">
        <w:t xml:space="preserve"> typically</w:t>
      </w:r>
      <w:r w:rsidR="009B778A">
        <w:t xml:space="preserve"> </w:t>
      </w:r>
      <w:r w:rsidR="00547465">
        <w:t>required</w:t>
      </w:r>
      <w:r w:rsidR="009B778A">
        <w:t xml:space="preserve"> to fit the full set of </w:t>
      </w:r>
      <w:r w:rsidR="00456528">
        <w:t xml:space="preserve">model </w:t>
      </w:r>
      <w:r w:rsidR="009B778A">
        <w:t xml:space="preserve">parameters </w: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 </w:instrTex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EN.CITE.DATA </w:instrText>
      </w:r>
      <w:r w:rsidR="009B778A">
        <w:fldChar w:fldCharType="end"/>
      </w:r>
      <w:r w:rsidR="009B778A">
        <w:fldChar w:fldCharType="separate"/>
      </w:r>
      <w:r w:rsidR="009B778A">
        <w:rPr>
          <w:noProof/>
        </w:rPr>
        <w:t>(</w:t>
      </w:r>
      <w:hyperlink w:anchor="_ENREF_1_17" w:tooltip="Levesque, 2011 #2822" w:history="1">
        <w:r w:rsidR="000529E1">
          <w:rPr>
            <w:noProof/>
          </w:rPr>
          <w:t>17</w:t>
        </w:r>
      </w:hyperlink>
      <w:r w:rsidR="009B778A">
        <w:rPr>
          <w:noProof/>
        </w:rPr>
        <w:t>)</w:t>
      </w:r>
      <w:r w:rsidR="009B778A">
        <w:fldChar w:fldCharType="end"/>
      </w:r>
      <w:r w:rsidR="009B778A">
        <w:t>, makes</w:t>
      </w:r>
      <w:r w:rsidR="00F21964">
        <w:t xml:space="preserve"> it a challenge to</w:t>
      </w:r>
      <w:r w:rsidR="009B778A">
        <w:t xml:space="preserve"> </w:t>
      </w:r>
      <w:r w:rsidR="00F21964">
        <w:t>acquire</w:t>
      </w:r>
      <w:r w:rsidR="009B778A">
        <w:t xml:space="preserve"> </w:t>
      </w:r>
      <w:proofErr w:type="spellStart"/>
      <w:r w:rsidR="009B778A">
        <w:t>qMT</w:t>
      </w:r>
      <w:proofErr w:type="spellEnd"/>
      <w:r w:rsidR="009B778A">
        <w:t xml:space="preserve"> data in a clinically feasible acquisition time.</w:t>
      </w:r>
    </w:p>
    <w:p w14:paraId="655B0F45" w14:textId="2FA06119" w:rsidR="00F7204D" w:rsidRPr="00876B92" w:rsidRDefault="00F21964" w:rsidP="00036340">
      <w:r>
        <w:t>S</w:t>
      </w:r>
      <w:r w:rsidR="003F3FC0">
        <w:t xml:space="preserve">everal </w:t>
      </w:r>
      <w:r>
        <w:t xml:space="preserve">strategies have been </w:t>
      </w:r>
      <w:r w:rsidR="00B50C51">
        <w:t>developed</w:t>
      </w:r>
      <w:r w:rsidR="003F3FC0">
        <w:t xml:space="preserve"> to</w:t>
      </w:r>
      <w:r w:rsidR="006812D3">
        <w:t xml:space="preserve"> </w:t>
      </w:r>
      <w:r w:rsidR="00A04751">
        <w:t>shorten</w:t>
      </w:r>
      <w:r w:rsidR="00CD0638">
        <w:t xml:space="preserve"> the </w:t>
      </w:r>
      <w:r w:rsidR="003F3FC0">
        <w:t xml:space="preserve">SPGR </w:t>
      </w:r>
      <w:proofErr w:type="spellStart"/>
      <w:r w:rsidR="00CD0638">
        <w:t>qMT</w:t>
      </w:r>
      <w:proofErr w:type="spellEnd"/>
      <w:r w:rsidR="00CD0638">
        <w:t xml:space="preserve"> acquisition time</w:t>
      </w:r>
      <w:r w:rsidR="00A04751">
        <w:t>,</w:t>
      </w:r>
      <w:r w:rsidR="003F3FC0">
        <w:t xml:space="preserve"> w</w:t>
      </w:r>
      <w:r>
        <w:t>hich originally consisted of over 60</w:t>
      </w:r>
      <w:r w:rsidR="003F3FC0">
        <w:t xml:space="preserve"> </w:t>
      </w:r>
      <w:proofErr w:type="spellStart"/>
      <w:r w:rsidR="003F3FC0">
        <w:t>qMT</w:t>
      </w:r>
      <w:proofErr w:type="spellEnd"/>
      <w:r w:rsidR="003F3FC0">
        <w:t xml:space="preserve"> measurements </w:t>
      </w:r>
      <w:r w:rsidR="003F3FC0">
        <w:fldChar w:fldCharType="begin"/>
      </w:r>
      <w:r w:rsidR="003F3FC0">
        <w:instrText xml:space="preserve"> </w:instrText>
      </w:r>
      <w:r w:rsidR="00410A7E">
        <w:instrText>ADDIN</w:instrText>
      </w:r>
      <w:r w:rsidR="003F3FC0">
        <w:instrText xml:space="preserve">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3F3FC0">
        <w:fldChar w:fldCharType="separate"/>
      </w:r>
      <w:r w:rsidR="003F3FC0">
        <w:rPr>
          <w:noProof/>
        </w:rPr>
        <w:t>(</w:t>
      </w:r>
      <w:hyperlink w:anchor="_ENREF_1_7" w:tooltip="Sled, 2001 #17" w:history="1">
        <w:r w:rsidR="000529E1">
          <w:rPr>
            <w:noProof/>
          </w:rPr>
          <w:t>7</w:t>
        </w:r>
      </w:hyperlink>
      <w:r w:rsidR="003F3FC0">
        <w:rPr>
          <w:noProof/>
        </w:rPr>
        <w:t>)</w:t>
      </w:r>
      <w:r w:rsidR="003F3FC0">
        <w:fldChar w:fldCharType="end"/>
      </w:r>
      <w:r w:rsidR="00A04751">
        <w:t xml:space="preserve"> and</w:t>
      </w:r>
      <w:r w:rsidR="003F3FC0">
        <w:t xml:space="preserve"> limit</w:t>
      </w:r>
      <w:r w:rsidR="00A04751">
        <w:t xml:space="preserve">ed </w:t>
      </w:r>
      <w:r w:rsidR="003F3FC0">
        <w:t>t</w:t>
      </w:r>
      <w:r w:rsidR="00A04751">
        <w:t xml:space="preserve">he technique to </w:t>
      </w:r>
      <w:r w:rsidR="003F3FC0">
        <w:t>single slice</w:t>
      </w:r>
      <w:r w:rsidR="00A04751">
        <w:t xml:space="preserve"> acquisitions</w:t>
      </w:r>
      <w:r w:rsidR="003F3FC0">
        <w:t xml:space="preserve">. </w:t>
      </w:r>
      <w:r w:rsidR="00C75196">
        <w:t>The first</w:t>
      </w:r>
      <w:r w:rsidR="006C0DFE">
        <w:t xml:space="preserve"> three-dimensional </w:t>
      </w:r>
      <w:proofErr w:type="spellStart"/>
      <w:r w:rsidR="00C75196">
        <w:t>qMT</w:t>
      </w:r>
      <w:proofErr w:type="spellEnd"/>
      <w:r w:rsidR="00C75196">
        <w:t xml:space="preserve"> </w:t>
      </w:r>
      <w:r w:rsidR="006C0DFE">
        <w:t xml:space="preserve">brain scan </w:t>
      </w:r>
      <w:r w:rsidR="00C75196">
        <w:t xml:space="preserve">was achieved </w:t>
      </w:r>
      <w:r>
        <w:t>using a</w:t>
      </w:r>
      <w:r w:rsidR="00402639">
        <w:t xml:space="preserve"> “uniform” </w:t>
      </w:r>
      <w:r>
        <w:t xml:space="preserve">acquisition </w:t>
      </w:r>
      <w:r w:rsidR="00402639">
        <w:t xml:space="preserve">protocol by </w:t>
      </w:r>
      <w:r w:rsidR="00C75196">
        <w:t>reducing the number of off-resonance frequencies (Δ) to 5</w:t>
      </w:r>
      <w:r w:rsidR="00181ADE">
        <w:t xml:space="preserve"> (</w:t>
      </w:r>
      <w:r w:rsidR="00402639">
        <w:t xml:space="preserve">uniformly </w:t>
      </w:r>
      <w:r w:rsidR="00181ADE">
        <w:t>ranging between 400 Hz and 20 kHz)</w:t>
      </w:r>
      <w:r w:rsidR="00C75196">
        <w:t xml:space="preserve"> and MT flip angles (FA</w:t>
      </w:r>
      <w:r w:rsidR="00C75196">
        <w:rPr>
          <w:vertAlign w:val="subscript"/>
        </w:rPr>
        <w:t>MT</w:t>
      </w:r>
      <w:r w:rsidR="00C75196">
        <w:t>) to 2</w:t>
      </w:r>
      <w:r w:rsidR="00181ADE">
        <w:t xml:space="preserve"> (high and low values)</w:t>
      </w:r>
      <w:r>
        <w:t>,</w:t>
      </w:r>
      <w:r w:rsidR="00C75196">
        <w:t xml:space="preserve"> for a total of </w:t>
      </w:r>
      <w:r>
        <w:t xml:space="preserve">MT-weighted </w:t>
      </w:r>
      <w:r w:rsidR="00C75196">
        <w:t>10 measurements</w:t>
      </w:r>
      <w:r w:rsidR="00070151">
        <w:t xml:space="preserve"> </w:t>
      </w:r>
      <w:r w:rsidR="00070151">
        <w:fldChar w:fldCharType="begin">
          <w:fldData xml:space="preserve">PEVuZE5vdGU+PENpdGU+PEF1dGhvcj5DZXJjaWduYW5pPC9BdXRob3I+PFllYXI+MjAwNTwvWWVh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</w:fldData>
        </w:fldChar>
      </w:r>
      <w:r w:rsidR="00070151">
        <w:instrText xml:space="preserve"> </w:instrText>
      </w:r>
      <w:r w:rsidR="00410A7E">
        <w:instrText>ADDIN</w:instrText>
      </w:r>
      <w:r w:rsidR="00070151">
        <w:instrText xml:space="preserve"> EN.CITE </w:instrText>
      </w:r>
      <w:r w:rsidR="00070151">
        <w:fldChar w:fldCharType="begin">
          <w:fldData xml:space="preserve">PEVuZE5vdGU+PENpdGU+PEF1dGhvcj5DZXJjaWduYW5pPC9BdXRob3I+PFllYXI+MjAwNTwvWWVh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</w:fldData>
        </w:fldChar>
      </w:r>
      <w:r w:rsidR="00070151">
        <w:instrText xml:space="preserve"> </w:instrText>
      </w:r>
      <w:r w:rsidR="00410A7E">
        <w:instrText>ADDIN</w:instrText>
      </w:r>
      <w:r w:rsidR="00070151">
        <w:instrText xml:space="preserve"> EN.CITE.DATA </w:instrText>
      </w:r>
      <w:r w:rsidR="00070151">
        <w:fldChar w:fldCharType="end"/>
      </w:r>
      <w:r w:rsidR="00070151">
        <w:fldChar w:fldCharType="separate"/>
      </w:r>
      <w:r w:rsidR="00070151">
        <w:rPr>
          <w:noProof/>
        </w:rPr>
        <w:t>(</w:t>
      </w:r>
      <w:hyperlink w:anchor="_ENREF_1_18" w:tooltip="Cercignani, 2005 #3688" w:history="1">
        <w:r w:rsidR="000529E1">
          <w:rPr>
            <w:noProof/>
          </w:rPr>
          <w:t>18</w:t>
        </w:r>
      </w:hyperlink>
      <w:r w:rsidR="00070151">
        <w:rPr>
          <w:noProof/>
        </w:rPr>
        <w:t>)</w:t>
      </w:r>
      <w:r w:rsidR="00070151">
        <w:fldChar w:fldCharType="end"/>
      </w:r>
      <w:r w:rsidR="00C75196">
        <w:t>.</w:t>
      </w:r>
      <w:r w:rsidR="00070151">
        <w:t xml:space="preserve"> Other studies went further</w:t>
      </w:r>
      <w:r>
        <w:t>,</w:t>
      </w:r>
      <w:r w:rsidR="00070151">
        <w:t xml:space="preserve"> optimizing the protocol Δ and FA</w:t>
      </w:r>
      <w:r w:rsidR="00070151">
        <w:rPr>
          <w:vertAlign w:val="subscript"/>
        </w:rPr>
        <w:t>MT</w:t>
      </w:r>
      <w:r w:rsidR="00070151">
        <w:t xml:space="preserve"> values using the </w:t>
      </w:r>
      <w:proofErr w:type="spellStart"/>
      <w:r w:rsidR="00070151">
        <w:t>Cramér</w:t>
      </w:r>
      <w:proofErr w:type="spellEnd"/>
      <w:r w:rsidR="00070151">
        <w:t xml:space="preserve">-Rao lower bound (CRLB) as an optimization condition to minimize </w:t>
      </w:r>
      <w:r w:rsidR="00CE64CD">
        <w:t xml:space="preserve">estimated </w:t>
      </w:r>
      <w:r w:rsidR="00070151">
        <w:t xml:space="preserve">parameter variances, using simulated annealing </w:t>
      </w:r>
      <w:r w:rsidR="00070151">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070151">
        <w:fldChar w:fldCharType="separate"/>
      </w:r>
      <w:r w:rsidR="00070151">
        <w:rPr>
          <w:noProof/>
        </w:rPr>
        <w:t>(</w:t>
      </w:r>
      <w:hyperlink w:anchor="_ENREF_1_19" w:tooltip="Cercignani, 2006 #3570" w:history="1">
        <w:r w:rsidR="000529E1">
          <w:rPr>
            <w:noProof/>
          </w:rPr>
          <w:t>19</w:t>
        </w:r>
      </w:hyperlink>
      <w:r w:rsidR="00070151">
        <w:rPr>
          <w:noProof/>
        </w:rPr>
        <w:t>)</w:t>
      </w:r>
      <w:r w:rsidR="00070151">
        <w:fldChar w:fldCharType="end"/>
      </w:r>
      <w:r w:rsidR="00070151">
        <w:t xml:space="preserve"> or an i</w:t>
      </w:r>
      <w:r w:rsidR="002D2ED1">
        <w:t>terative</w:t>
      </w:r>
      <w:r w:rsidR="00A04751">
        <w:t xml:space="preserve"> protocol</w:t>
      </w:r>
      <w:r w:rsidR="00070151">
        <w:t xml:space="preserve"> red</w:t>
      </w:r>
      <w:r w:rsidR="002D2ED1">
        <w:t>uction</w:t>
      </w:r>
      <w:r w:rsidR="00A04751">
        <w:t xml:space="preserve"> algorithm</w:t>
      </w:r>
      <w:r w:rsidR="002D2ED1">
        <w:t xml:space="preserve"> from an initial search space </w:t>
      </w:r>
      <w:r w:rsidR="002D2ED1">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2D2ED1">
        <w:instrText xml:space="preserve"> </w:instrText>
      </w:r>
      <w:r w:rsidR="00410A7E">
        <w:instrText>ADDIN</w:instrText>
      </w:r>
      <w:r w:rsidR="002D2ED1">
        <w:instrText xml:space="preserve"> EN.CITE </w:instrText>
      </w:r>
      <w:r w:rsidR="002D2ED1">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2D2ED1">
        <w:instrText xml:space="preserve"> </w:instrText>
      </w:r>
      <w:r w:rsidR="00410A7E">
        <w:instrText>ADDIN</w:instrText>
      </w:r>
      <w:r w:rsidR="002D2ED1">
        <w:instrText xml:space="preserve"> EN.CITE.DATA </w:instrText>
      </w:r>
      <w:r w:rsidR="002D2ED1">
        <w:fldChar w:fldCharType="end"/>
      </w:r>
      <w:r w:rsidR="002D2ED1">
        <w:fldChar w:fldCharType="separate"/>
      </w:r>
      <w:r w:rsidR="002D2ED1">
        <w:rPr>
          <w:noProof/>
        </w:rPr>
        <w:t>(</w:t>
      </w:r>
      <w:hyperlink w:anchor="_ENREF_1_17" w:tooltip="Levesque, 2011 #2822" w:history="1">
        <w:r w:rsidR="000529E1">
          <w:rPr>
            <w:noProof/>
          </w:rPr>
          <w:t>17</w:t>
        </w:r>
      </w:hyperlink>
      <w:r w:rsidR="002D2ED1">
        <w:rPr>
          <w:noProof/>
        </w:rPr>
        <w:t>)</w:t>
      </w:r>
      <w:r w:rsidR="002D2ED1">
        <w:fldChar w:fldCharType="end"/>
      </w:r>
      <w:r w:rsidR="002D2ED1">
        <w:t xml:space="preserve">. </w:t>
      </w:r>
      <w:r w:rsidR="00504B6E" w:rsidRPr="000F2FE3">
        <w:t>Rapid</w:t>
      </w:r>
      <w:r w:rsidR="00504B6E">
        <w:t xml:space="preserve"> k-space readout techniques</w:t>
      </w:r>
      <w:r>
        <w:t xml:space="preserve"> such as echo planar imaging have</w:t>
      </w:r>
      <w:r w:rsidR="00504B6E">
        <w:t xml:space="preserve"> also been proposed to improve acquisition times </w:t>
      </w:r>
      <w:r w:rsidR="00504B6E">
        <w:fldChar w:fldCharType="begin">
          <w:fldData xml:space="preserve">PEVuZE5vdGU+PENpdGU+PEF1dGhvcj5CYXR0aXN0b248L0F1dGhvcj48WWVhcj4yMDE3PC9ZZWFy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</w:fldData>
        </w:fldChar>
      </w:r>
      <w:r w:rsidR="00504B6E">
        <w:instrText xml:space="preserve"> </w:instrText>
      </w:r>
      <w:r w:rsidR="00410A7E">
        <w:instrText>ADDIN</w:instrText>
      </w:r>
      <w:r w:rsidR="00504B6E">
        <w:instrText xml:space="preserve"> EN.CITE </w:instrText>
      </w:r>
      <w:r w:rsidR="00504B6E">
        <w:fldChar w:fldCharType="begin">
          <w:fldData xml:space="preserve">PEVuZE5vdGU+PENpdGU+PEF1dGhvcj5CYXR0aXN0b248L0F1dGhvcj48WWVhcj4yMDE3PC9ZZWFy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</w:fldData>
        </w:fldChar>
      </w:r>
      <w:r w:rsidR="00504B6E">
        <w:instrText xml:space="preserve"> </w:instrText>
      </w:r>
      <w:r w:rsidR="00410A7E">
        <w:instrText>ADDIN</w:instrText>
      </w:r>
      <w:r w:rsidR="00504B6E">
        <w:instrText xml:space="preserve"> EN.CITE.DATA </w:instrText>
      </w:r>
      <w:r w:rsidR="00504B6E">
        <w:fldChar w:fldCharType="end"/>
      </w:r>
      <w:r w:rsidR="00504B6E">
        <w:fldChar w:fldCharType="separate"/>
      </w:r>
      <w:r w:rsidR="00504B6E">
        <w:rPr>
          <w:noProof/>
        </w:rPr>
        <w:t>(</w:t>
      </w:r>
      <w:hyperlink w:anchor="_ENREF_1_20" w:tooltip="Battiston, 2017 #8257" w:history="1">
        <w:r w:rsidR="000529E1">
          <w:rPr>
            <w:noProof/>
          </w:rPr>
          <w:t>20</w:t>
        </w:r>
      </w:hyperlink>
      <w:r w:rsidR="00504B6E">
        <w:rPr>
          <w:noProof/>
        </w:rPr>
        <w:t>)</w:t>
      </w:r>
      <w:r w:rsidR="00504B6E">
        <w:fldChar w:fldCharType="end"/>
      </w:r>
      <w:r w:rsidR="00504B6E">
        <w:t>.</w:t>
      </w:r>
      <w:r w:rsidR="00CE64AB">
        <w:t xml:space="preserve"> </w:t>
      </w:r>
      <w:r w:rsidR="00402639">
        <w:t>The choice of B</w:t>
      </w:r>
      <w:r w:rsidR="00402639">
        <w:rPr>
          <w:vertAlign w:val="subscript"/>
        </w:rPr>
        <w:t>0</w:t>
      </w:r>
      <w:r w:rsidR="00402639">
        <w:t>/B</w:t>
      </w:r>
      <w:r w:rsidR="00402639">
        <w:rPr>
          <w:vertAlign w:val="subscript"/>
        </w:rPr>
        <w:t>1</w:t>
      </w:r>
      <w:r w:rsidR="00402639">
        <w:t>/T</w:t>
      </w:r>
      <w:r w:rsidR="00402639">
        <w:rPr>
          <w:vertAlign w:val="subscript"/>
        </w:rPr>
        <w:t>1</w:t>
      </w:r>
      <w:r w:rsidR="00A04751">
        <w:t xml:space="preserve"> mapping techniques</w:t>
      </w:r>
      <w:r w:rsidR="00402639">
        <w:t xml:space="preserve"> </w:t>
      </w:r>
      <w:r w:rsidR="000F2FE3">
        <w:t xml:space="preserve">have </w:t>
      </w:r>
      <w:r w:rsidR="00402639">
        <w:t xml:space="preserve">evolved over time, with researchers typically choosing the </w:t>
      </w:r>
      <w:r w:rsidR="000146A3">
        <w:t xml:space="preserve">most </w:t>
      </w:r>
      <w:r w:rsidR="00402639">
        <w:t xml:space="preserve">rapid and reliable technique available at their disposal. For </w:t>
      </w:r>
      <w:r w:rsidR="00A04751">
        <w:t>example</w:t>
      </w:r>
      <w:r w:rsidR="00402639">
        <w:t xml:space="preserve">, the evolution from single-slice </w:t>
      </w:r>
      <w:proofErr w:type="spellStart"/>
      <w:r w:rsidR="00402639">
        <w:t>qMT</w:t>
      </w:r>
      <w:proofErr w:type="spellEnd"/>
      <w:r w:rsidR="00402639">
        <w:t xml:space="preserve"> imaging to whole-brain imaging required a switch from single-slice T</w:t>
      </w:r>
      <w:r w:rsidR="00402639">
        <w:rPr>
          <w:vertAlign w:val="subscript"/>
        </w:rPr>
        <w:t>1</w:t>
      </w:r>
      <w:r w:rsidR="00402639">
        <w:t xml:space="preserve"> mapping techniques (e.g. inversion recovery – IR, Look-Locker – LL) to 3D techniques (e.g. Variable Flip Angle – VFA). However, recent work has shown that this </w:t>
      </w:r>
      <w:r w:rsidR="000146A3">
        <w:t>transition</w:t>
      </w:r>
      <w:r w:rsidR="00402639">
        <w:t xml:space="preserve"> may impac</w:t>
      </w:r>
      <w:r w:rsidR="00A04751">
        <w:t>t</w:t>
      </w:r>
      <w:r w:rsidR="00402639">
        <w:t xml:space="preserve"> the</w:t>
      </w:r>
      <w:r w:rsidR="00A04751">
        <w:t xml:space="preserve"> robustness of</w:t>
      </w:r>
      <w:r w:rsidR="00402639">
        <w:t xml:space="preserve"> </w:t>
      </w:r>
      <w:r w:rsidR="00A04751">
        <w:t xml:space="preserve">the </w:t>
      </w:r>
      <w:r w:rsidR="00402639">
        <w:t>fitting parameters, since IR is a B</w:t>
      </w:r>
      <w:r w:rsidR="00402639">
        <w:rPr>
          <w:vertAlign w:val="subscript"/>
        </w:rPr>
        <w:t>1</w:t>
      </w:r>
      <w:r w:rsidR="00402639">
        <w:t>-insensitive technique</w:t>
      </w:r>
      <w:r w:rsidR="00163F81">
        <w:t xml:space="preserve"> </w:t>
      </w:r>
      <w:r w:rsidR="00163F81">
        <w:fldChar w:fldCharType="begin">
          <w:fldData xml:space="preserve">PEVuZE5vdGU+PENpdGU+PEF1dGhvcj5CYXJyYWw8L0F1dGhvcj48WWVhcj4yMDEwPC9ZZWFyPjxS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L2FiYnItMj48L3BlcmlvZGljYWw+PHBhZ2VzPjEwNTctNjc8L3BhZ2VzPjx2b2x1bWU+NjQ8L3Zv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</w:fldData>
        </w:fldChar>
      </w:r>
      <w:r w:rsidR="00163F81">
        <w:instrText xml:space="preserve"> </w:instrText>
      </w:r>
      <w:r w:rsidR="00410A7E">
        <w:instrText>ADDIN</w:instrText>
      </w:r>
      <w:r w:rsidR="00163F81">
        <w:instrText xml:space="preserve"> EN.CITE </w:instrText>
      </w:r>
      <w:r w:rsidR="00163F81">
        <w:fldChar w:fldCharType="begin">
          <w:fldData xml:space="preserve">PEVuZE5vdGU+PENpdGU+PEF1dGhvcj5CYXJyYWw8L0F1dGhvcj48WWVhcj4yMDEwPC9ZZWFyPjxS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L2FiYnItMj48L3BlcmlvZGljYWw+PHBhZ2VzPjEwNTctNjc8L3BhZ2VzPjx2b2x1bWU+NjQ8L3Zv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</w:fldData>
        </w:fldChar>
      </w:r>
      <w:r w:rsidR="00163F81">
        <w:instrText xml:space="preserve"> </w:instrText>
      </w:r>
      <w:r w:rsidR="00410A7E">
        <w:instrText>ADDIN</w:instrText>
      </w:r>
      <w:r w:rsidR="00163F81">
        <w:instrText xml:space="preserve"> EN.CITE.DATA </w:instrText>
      </w:r>
      <w:r w:rsidR="00163F81">
        <w:fldChar w:fldCharType="end"/>
      </w:r>
      <w:r w:rsidR="00163F81">
        <w:fldChar w:fldCharType="separate"/>
      </w:r>
      <w:r w:rsidR="00163F81">
        <w:rPr>
          <w:noProof/>
        </w:rPr>
        <w:t>(</w:t>
      </w:r>
      <w:hyperlink w:anchor="_ENREF_1_21" w:tooltip="Barral, 2010 #168" w:history="1">
        <w:r w:rsidR="000529E1">
          <w:rPr>
            <w:noProof/>
          </w:rPr>
          <w:t>21</w:t>
        </w:r>
      </w:hyperlink>
      <w:r w:rsidR="00163F81">
        <w:rPr>
          <w:noProof/>
        </w:rPr>
        <w:t>)</w:t>
      </w:r>
      <w:r w:rsidR="00163F81">
        <w:fldChar w:fldCharType="end"/>
      </w:r>
      <w:r w:rsidR="00402639">
        <w:t>, whereas VFA is a B</w:t>
      </w:r>
      <w:r w:rsidR="00402639">
        <w:rPr>
          <w:vertAlign w:val="subscript"/>
        </w:rPr>
        <w:t>1</w:t>
      </w:r>
      <w:r w:rsidR="00402639">
        <w:t>-sensitive technique</w:t>
      </w:r>
      <w:r w:rsidR="00163F81">
        <w:t xml:space="preserve"> </w:t>
      </w:r>
      <w:r w:rsidR="00163F81">
        <w:fldChar w:fldCharType="begin">
          <w:fldData xml:space="preserve">PEVuZE5vdGU+PENpdGU+PEF1dGhvcj5MaWJlcm1hbjwvQXV0aG9yPjxZZWFyPjIwMTQ8L1llYXI+
PFJlY051bT44MjA0PC9SZWNOdW0+PERpc3BsYXlUZXh0PigyMik8L0Rpc3BsYXlUZXh0PjxyZWNv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rsidR="00163F81">
        <w:instrText xml:space="preserve"> </w:instrText>
      </w:r>
      <w:r w:rsidR="00410A7E">
        <w:instrText>ADDIN</w:instrText>
      </w:r>
      <w:r w:rsidR="00163F81">
        <w:instrText xml:space="preserve"> EN.CITE </w:instrText>
      </w:r>
      <w:r w:rsidR="00163F81">
        <w:fldChar w:fldCharType="begin">
          <w:fldData xml:space="preserve">PEVuZE5vdGU+PENpdGU+PEF1dGhvcj5MaWJlcm1hbjwvQXV0aG9yPjxZZWFyPjIwMTQ8L1llYXI+
PFJlY051bT44MjA0PC9SZWNOdW0+PERpc3BsYXlUZXh0PigyMik8L0Rpc3BsYXlUZXh0PjxyZWNv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rsidR="00163F81">
        <w:instrText xml:space="preserve"> </w:instrText>
      </w:r>
      <w:r w:rsidR="00410A7E">
        <w:instrText>ADDIN</w:instrText>
      </w:r>
      <w:r w:rsidR="00163F81">
        <w:instrText xml:space="preserve"> EN.CITE.DATA </w:instrText>
      </w:r>
      <w:r w:rsidR="00163F81">
        <w:fldChar w:fldCharType="end"/>
      </w:r>
      <w:r w:rsidR="00163F81">
        <w:fldChar w:fldCharType="separate"/>
      </w:r>
      <w:r w:rsidR="00163F81">
        <w:rPr>
          <w:noProof/>
        </w:rPr>
        <w:t>(</w:t>
      </w:r>
      <w:hyperlink w:anchor="_ENREF_1_22" w:tooltip="Liberman, 2014 #8204" w:history="1">
        <w:r w:rsidR="000529E1">
          <w:rPr>
            <w:noProof/>
          </w:rPr>
          <w:t>22</w:t>
        </w:r>
      </w:hyperlink>
      <w:r w:rsidR="00163F81">
        <w:rPr>
          <w:noProof/>
        </w:rPr>
        <w:t>)</w:t>
      </w:r>
      <w:r w:rsidR="00163F81">
        <w:fldChar w:fldCharType="end"/>
      </w:r>
      <w:r w:rsidR="00402639">
        <w:t xml:space="preserve">. </w:t>
      </w:r>
      <w:r w:rsidR="004F77E5">
        <w:t>F</w:t>
      </w:r>
      <w:r w:rsidR="00876B92">
        <w:t xml:space="preserve">or a uniform 10-pt </w:t>
      </w:r>
      <w:r w:rsidR="004F77E5">
        <w:t xml:space="preserve">SPGR </w:t>
      </w:r>
      <w:proofErr w:type="spellStart"/>
      <w:r w:rsidR="00876B92">
        <w:t>qMT</w:t>
      </w:r>
      <w:proofErr w:type="spellEnd"/>
      <w:r w:rsidR="00876B92">
        <w:t xml:space="preserve"> protocol</w:t>
      </w:r>
      <w:r w:rsidR="004F77E5">
        <w:t xml:space="preserve">, it </w:t>
      </w:r>
      <w:r w:rsidR="000E57F2">
        <w:t xml:space="preserve">has been </w:t>
      </w:r>
      <w:r w:rsidR="004F77E5">
        <w:t>demonstrated</w:t>
      </w:r>
      <w:r w:rsidR="00876B92">
        <w:t xml:space="preserve"> </w:t>
      </w:r>
      <w:r w:rsidR="00402639">
        <w:t>that</w:t>
      </w:r>
      <w:r w:rsidR="00876B92">
        <w:t xml:space="preserve"> the pool-size ratio F</w:t>
      </w:r>
      <w:r w:rsidR="00402639">
        <w:t xml:space="preserve"> </w:t>
      </w:r>
      <w:r w:rsidR="00876B92">
        <w:t>is much less sensitive to B</w:t>
      </w:r>
      <w:r w:rsidR="00876B92">
        <w:rPr>
          <w:vertAlign w:val="subscript"/>
        </w:rPr>
        <w:t>1</w:t>
      </w:r>
      <w:r w:rsidR="00A04751">
        <w:t>-inaccuracies</w:t>
      </w:r>
      <w:r w:rsidR="00876B92">
        <w:t xml:space="preserve"> if the </w:t>
      </w:r>
      <w:proofErr w:type="spellStart"/>
      <w:r w:rsidR="00876B92">
        <w:t>qMT</w:t>
      </w:r>
      <w:proofErr w:type="spellEnd"/>
      <w:r w:rsidR="00876B92">
        <w:t xml:space="preserve"> protocol uses VFA</w:t>
      </w:r>
      <w:r w:rsidR="00402639">
        <w:t xml:space="preserve"> T</w:t>
      </w:r>
      <w:r w:rsidR="00402639">
        <w:rPr>
          <w:vertAlign w:val="subscript"/>
        </w:rPr>
        <w:t>1</w:t>
      </w:r>
      <w:r w:rsidR="00876B92">
        <w:t xml:space="preserve"> mapping</w:t>
      </w:r>
      <w:r w:rsidR="00600173">
        <w:t>,</w:t>
      </w:r>
      <w:r w:rsidR="004F77E5">
        <w:t xml:space="preserve"> relative to</w:t>
      </w:r>
      <w:r w:rsidR="00876B92">
        <w:t xml:space="preserve"> B</w:t>
      </w:r>
      <w:r w:rsidR="00876B92">
        <w:rPr>
          <w:vertAlign w:val="subscript"/>
        </w:rPr>
        <w:t>1</w:t>
      </w:r>
      <w:r w:rsidR="00876B92">
        <w:t>-insensitive T</w:t>
      </w:r>
      <w:r w:rsidR="00876B92">
        <w:rPr>
          <w:vertAlign w:val="subscript"/>
        </w:rPr>
        <w:t>1</w:t>
      </w:r>
      <w:r w:rsidR="00876B92">
        <w:t xml:space="preserve"> mapping techniques </w:t>
      </w:r>
      <w:r w:rsidR="00876B92">
        <w:fldChar w:fldCharType="begin"/>
      </w:r>
      <w:r w:rsidR="00876B92">
        <w:instrText xml:space="preserve"> </w:instrText>
      </w:r>
      <w:r w:rsidR="00410A7E">
        <w:instrText>ADDIN</w:instrText>
      </w:r>
      <w:r w:rsidR="00876B92">
        <w:instrText xml:space="preserve"> EN.CITE &lt;EndNote&gt;&lt;Cite&gt;&lt;Author&gt;Boudreau&lt;/Author&gt;&lt;Year&gt;2017&lt;/Year&gt;&lt;RecNum&gt;8255&lt;/RecNum&gt;&lt;DisplayText&gt;(23)&lt;/DisplayText&gt;&lt;record&gt;&lt;rec-number&gt;8255&lt;/rec-number&gt;&lt;foreign-keys&gt;&lt;key app="EN" db-id="wsx2zxvfv2f923ezt58xsvan9zzwpdv5vewx" timestamp="1505236441"&gt;8255&lt;/key&gt;&lt;/foreign-keys&gt;&lt;ref-type name="Journal Article"&gt;17&lt;/ref-type&gt;&lt;contributors&gt;&lt;authors&gt;&lt;author&gt;Boudreau, M.&lt;/author&gt;&lt;author&gt;Stikov, N.&lt;/author&gt;&lt;author&gt;Pike, G. B.&lt;/author&gt;&lt;/authors&gt;&lt;/contributors&gt;&lt;auth-address&gt;McConnell Brain Imaging Centre, Montreal Neurological Institute, McGill University, Montreal, Quebec, Canada.&amp;#xD;Departement du Genie Biomedical, Ecole Polytechnique de Montreal, Montreal, Quebec, Canada.&amp;#xD;Montreal Heart Institute, Montreal, Quebec, Canada.&amp;#xD;Hotchkiss Brain Institute and Department of Radiology, University of Calgary, Calgary, Alberta, Canada.&lt;/auth-address&gt;&lt;titles&gt;&lt;title&gt;B1 -sensitivity analysis of quantitative magnetization transfer imaging&lt;/title&gt;&lt;secondary-title&gt;Magn Reson Med&lt;/secondary-title&gt;&lt;/titles&gt;&lt;periodical&gt;&lt;full-title&gt;Magnetic Resonance in Medicine&lt;/full-title&gt;&lt;abbr-1&gt;Magn. Reson. Med.&lt;/abbr-1&gt;&lt;abbr-2&gt;Magn Reson Med&lt;/abbr-2&gt;&lt;/periodical&gt;&lt;keywords&gt;&lt;keyword&gt;B1 mapping&lt;/keyword&gt;&lt;keyword&gt;T1 mapping&lt;/keyword&gt;&lt;keyword&gt;quantitative magnetization transfer&lt;/keyword&gt;&lt;keyword&gt;sensitivity analysis&lt;/keyword&gt;&lt;/keywords&gt;&lt;dates&gt;&lt;year&gt;2017&lt;/year&gt;&lt;pub-dates&gt;&lt;date&gt;Mar 27&lt;/date&gt;&lt;/pub-dates&gt;&lt;/dates&gt;&lt;isbn&gt;1522-2594 (Electronic)&amp;#xD;0740-3194 (Linking)&lt;/isbn&gt;&lt;accession-num&gt;28349596&lt;/accession-num&gt;&lt;urls&gt;&lt;related-urls&gt;&lt;url&gt;https://www.ncbi.nlm.nih.gov/pubmed/28349596&lt;/url&gt;&lt;/related-urls&gt;&lt;/urls&gt;&lt;electronic-resource-num&gt;10.1002/mrm.26673&lt;/electronic-resource-num&gt;&lt;/record&gt;&lt;/Cite&gt;&lt;/EndNote&gt;</w:instrText>
      </w:r>
      <w:r w:rsidR="00876B92">
        <w:fldChar w:fldCharType="separate"/>
      </w:r>
      <w:r w:rsidR="00876B92">
        <w:rPr>
          <w:noProof/>
        </w:rPr>
        <w:t>(</w:t>
      </w:r>
      <w:hyperlink w:anchor="_ENREF_1_23" w:tooltip="Boudreau, 2017 #8255" w:history="1">
        <w:r w:rsidR="000529E1">
          <w:rPr>
            <w:noProof/>
          </w:rPr>
          <w:t>23</w:t>
        </w:r>
      </w:hyperlink>
      <w:r w:rsidR="00876B92">
        <w:rPr>
          <w:noProof/>
        </w:rPr>
        <w:t>)</w:t>
      </w:r>
      <w:r w:rsidR="00876B92">
        <w:fldChar w:fldCharType="end"/>
      </w:r>
      <w:r w:rsidR="00876B92">
        <w:t>.</w:t>
      </w:r>
      <w:r w:rsidR="000B372A">
        <w:t xml:space="preserve"> </w:t>
      </w:r>
      <w:r w:rsidR="00600173">
        <w:t>Since that work used a fixed</w:t>
      </w:r>
      <w:r w:rsidR="00A04751">
        <w:t xml:space="preserve"> “uniform”</w:t>
      </w:r>
      <w:r w:rsidR="00600173">
        <w:t xml:space="preserve"> </w:t>
      </w:r>
      <w:proofErr w:type="spellStart"/>
      <w:r w:rsidR="00600173">
        <w:t>qMT</w:t>
      </w:r>
      <w:proofErr w:type="spellEnd"/>
      <w:r w:rsidR="00600173">
        <w:t xml:space="preserve"> </w:t>
      </w:r>
      <w:r w:rsidR="00AA44E7">
        <w:t xml:space="preserve">sampling </w:t>
      </w:r>
      <w:r w:rsidR="00600173">
        <w:t>protocol to demonstrate the benefit of using VFA T</w:t>
      </w:r>
      <w:r w:rsidR="00600173">
        <w:rPr>
          <w:vertAlign w:val="subscript"/>
        </w:rPr>
        <w:t>1</w:t>
      </w:r>
      <w:r w:rsidR="00A04751">
        <w:t xml:space="preserve"> mapping for F, it raises</w:t>
      </w:r>
      <w:r w:rsidR="00600173">
        <w:t xml:space="preserve"> an interesting question: is it </w:t>
      </w:r>
      <w:r w:rsidR="000B372A">
        <w:t xml:space="preserve">possible to further improve the </w:t>
      </w:r>
      <w:r w:rsidR="00600173">
        <w:t>robustness of</w:t>
      </w:r>
      <w:r w:rsidR="000B372A">
        <w:t xml:space="preserve"> F</w:t>
      </w:r>
      <w:r w:rsidR="00600173">
        <w:t xml:space="preserve"> against B</w:t>
      </w:r>
      <w:r w:rsidR="00600173">
        <w:rPr>
          <w:vertAlign w:val="subscript"/>
        </w:rPr>
        <w:t>1</w:t>
      </w:r>
      <w:r w:rsidR="00600173">
        <w:t xml:space="preserve"> inaccuracies</w:t>
      </w:r>
      <w:r w:rsidR="000B372A">
        <w:t xml:space="preserve"> by optimizing </w:t>
      </w:r>
      <w:r w:rsidR="00600173">
        <w:t xml:space="preserve">the </w:t>
      </w:r>
      <w:proofErr w:type="spellStart"/>
      <w:r w:rsidR="00600173">
        <w:t>qMT</w:t>
      </w:r>
      <w:proofErr w:type="spellEnd"/>
      <w:r w:rsidR="00600173">
        <w:t xml:space="preserve"> acquisition protocol</w:t>
      </w:r>
      <w:r w:rsidR="00A04751">
        <w:t xml:space="preserve"> itself</w:t>
      </w:r>
      <w:r w:rsidR="00600173">
        <w:t xml:space="preserve"> for B</w:t>
      </w:r>
      <w:r w:rsidR="00600173">
        <w:rPr>
          <w:vertAlign w:val="subscript"/>
        </w:rPr>
        <w:t>1</w:t>
      </w:r>
      <w:r w:rsidR="00600173">
        <w:t>-insensitivity?</w:t>
      </w:r>
    </w:p>
    <w:p w14:paraId="7165A9AC" w14:textId="28687285" w:rsidR="00876B92" w:rsidRPr="0024736F" w:rsidRDefault="009C6F63" w:rsidP="00036340">
      <w:r>
        <w:t>The</w:t>
      </w:r>
      <w:r w:rsidR="00876B92">
        <w:t xml:space="preserve"> aim of this work is to</w:t>
      </w:r>
      <w:r w:rsidR="00E96B93">
        <w:t xml:space="preserve"> develop a </w:t>
      </w:r>
      <w:r w:rsidR="00B50C51">
        <w:t>method</w:t>
      </w:r>
      <w:ins w:id="38" w:author="Mathieu Boudreau" w:date="2017-10-18T15:56:00Z">
        <w:r w:rsidR="00AB61AA">
          <w:t xml:space="preserve"> </w:t>
        </w:r>
      </w:ins>
      <w:ins w:id="39" w:author="Mathieu Boudreau" w:date="2017-10-18T15:58:00Z">
        <w:r w:rsidR="00402692">
          <w:t>to</w:t>
        </w:r>
      </w:ins>
      <w:ins w:id="40" w:author="Mathieu Boudreau" w:date="2017-10-18T15:56:00Z">
        <w:r w:rsidR="00AB61AA">
          <w:t xml:space="preserve"> incorporate B</w:t>
        </w:r>
        <w:r w:rsidR="00AB61AA">
          <w:rPr>
            <w:vertAlign w:val="subscript"/>
          </w:rPr>
          <w:t>1</w:t>
        </w:r>
        <w:r w:rsidR="00AB61AA">
          <w:t xml:space="preserve">-sensitivity considerations </w:t>
        </w:r>
      </w:ins>
      <w:ins w:id="41" w:author="Mathieu Boudreau" w:date="2017-10-18T16:00:00Z">
        <w:r w:rsidR="00402692">
          <w:t xml:space="preserve">into the </w:t>
        </w:r>
      </w:ins>
      <w:del w:id="42" w:author="Mathieu Boudreau" w:date="2017-10-18T16:00:00Z">
        <w:r w:rsidR="00B50C51" w:rsidDel="00402692">
          <w:delText xml:space="preserve"> </w:delText>
        </w:r>
      </w:del>
      <w:ins w:id="43" w:author="Mathieu Boudreau" w:date="2017-10-18T15:59:00Z">
        <w:r w:rsidR="00402692">
          <w:t xml:space="preserve">optimization of </w:t>
        </w:r>
      </w:ins>
      <w:del w:id="44" w:author="Mathieu Boudreau" w:date="2017-10-18T15:59:00Z">
        <w:r w:rsidR="00B50C51" w:rsidDel="00402692">
          <w:delText xml:space="preserve">to </w:delText>
        </w:r>
      </w:del>
      <w:proofErr w:type="spellStart"/>
      <w:ins w:id="45" w:author="Mathieu Boudreau" w:date="2017-10-18T15:58:00Z">
        <w:r w:rsidR="00402692">
          <w:t>qMT</w:t>
        </w:r>
        <w:proofErr w:type="spellEnd"/>
        <w:r w:rsidR="00402692">
          <w:t xml:space="preserve"> </w:t>
        </w:r>
      </w:ins>
      <w:ins w:id="46" w:author="Mathieu Boudreau" w:date="2017-10-18T16:00:00Z">
        <w:r w:rsidR="00402692">
          <w:t>data acquisition</w:t>
        </w:r>
      </w:ins>
      <w:del w:id="47" w:author="Mathieu Boudreau" w:date="2017-10-18T15:59:00Z">
        <w:r w:rsidR="00B50C51" w:rsidDel="00402692">
          <w:delText>design</w:delText>
        </w:r>
        <w:r w:rsidR="00420E8C" w:rsidDel="00402692">
          <w:delText xml:space="preserve"> </w:delText>
        </w:r>
        <w:r w:rsidR="00B50C51" w:rsidDel="00402692">
          <w:delText>optimized</w:delText>
        </w:r>
        <w:r w:rsidDel="00402692">
          <w:delText xml:space="preserve"> </w:delText>
        </w:r>
        <w:r w:rsidR="00420E8C" w:rsidDel="00402692">
          <w:delText>qMT protocols</w:delText>
        </w:r>
      </w:del>
      <w:del w:id="48" w:author="Mathieu Boudreau" w:date="2017-10-18T15:58:00Z">
        <w:r w:rsidR="00420E8C" w:rsidDel="00402692">
          <w:delText xml:space="preserve"> </w:delText>
        </w:r>
        <w:r w:rsidR="006C16B7" w:rsidDel="00402692">
          <w:delText xml:space="preserve">to minimize </w:delText>
        </w:r>
        <w:r w:rsidR="00876B92" w:rsidDel="00402692">
          <w:delText>B</w:delText>
        </w:r>
        <w:r w:rsidR="00876B92" w:rsidDel="00402692">
          <w:rPr>
            <w:vertAlign w:val="subscript"/>
          </w:rPr>
          <w:delText>1</w:delText>
        </w:r>
        <w:r w:rsidR="00876B92" w:rsidDel="00402692">
          <w:delText xml:space="preserve">-sensitivity of qMT </w:delText>
        </w:r>
        <w:r w:rsidR="0067111B" w:rsidDel="00402692">
          <w:delText>parameter</w:delText>
        </w:r>
        <w:r w:rsidDel="00402692">
          <w:delText>s (particularly F)</w:delText>
        </w:r>
      </w:del>
      <w:r w:rsidR="00E96B93">
        <w:t>,</w:t>
      </w:r>
      <w:r w:rsidR="0067111B">
        <w:t xml:space="preserve"> </w:t>
      </w:r>
      <w:r w:rsidR="00876B92">
        <w:t xml:space="preserve">by </w:t>
      </w:r>
      <w:r w:rsidR="0067111B">
        <w:t>regularizing</w:t>
      </w:r>
      <w:r w:rsidR="00876B92">
        <w:t xml:space="preserve"> </w:t>
      </w:r>
      <w:r w:rsidR="0067111B">
        <w:t xml:space="preserve">the </w:t>
      </w:r>
      <w:r w:rsidR="00876B92">
        <w:t>CRLB optimization</w:t>
      </w:r>
      <w:r w:rsidR="0067111B">
        <w:t xml:space="preserve"> condition with a B</w:t>
      </w:r>
      <w:r w:rsidR="0067111B">
        <w:rPr>
          <w:vertAlign w:val="subscript"/>
        </w:rPr>
        <w:t>1</w:t>
      </w:r>
      <w:r w:rsidR="0067111B">
        <w:t>-sensitivity term</w:t>
      </w:r>
      <w:r w:rsidR="00876B92">
        <w:t>.</w:t>
      </w:r>
      <w:r w:rsidR="003B158F">
        <w:t xml:space="preserve"> We fi</w:t>
      </w:r>
      <w:r w:rsidR="0024736F">
        <w:t xml:space="preserve">rst </w:t>
      </w:r>
      <w:r w:rsidR="001924B0">
        <w:t>de</w:t>
      </w:r>
      <w:r w:rsidR="00B50C51">
        <w:t>rived</w:t>
      </w:r>
      <w:r w:rsidR="0024736F">
        <w:t xml:space="preserve"> </w:t>
      </w:r>
      <w:r w:rsidR="00E96B93">
        <w:t xml:space="preserve">a </w:t>
      </w:r>
      <w:r w:rsidR="0024736F">
        <w:t>B</w:t>
      </w:r>
      <w:r w:rsidR="0024736F">
        <w:rPr>
          <w:vertAlign w:val="subscript"/>
        </w:rPr>
        <w:t>1</w:t>
      </w:r>
      <w:r w:rsidR="0024736F">
        <w:t>-sensitivity expression</w:t>
      </w:r>
      <w:r w:rsidR="006C16B7">
        <w:t xml:space="preserve"> that</w:t>
      </w:r>
      <w:r w:rsidR="0024736F">
        <w:t xml:space="preserve"> </w:t>
      </w:r>
      <w:r w:rsidR="001924B0">
        <w:t>was</w:t>
      </w:r>
      <w:r w:rsidR="00E96B93">
        <w:t xml:space="preserve"> used to </w:t>
      </w:r>
      <w:r w:rsidR="0024736F">
        <w:t>regularize</w:t>
      </w:r>
      <w:r w:rsidR="00E96B93">
        <w:t xml:space="preserve"> the</w:t>
      </w:r>
      <w:r w:rsidR="0024736F">
        <w:t xml:space="preserve"> CRLB co</w:t>
      </w:r>
      <w:r w:rsidR="001924B0">
        <w:t xml:space="preserve">ndition. Using simulations, we then </w:t>
      </w:r>
      <w:r w:rsidR="0024736F">
        <w:t>explore</w:t>
      </w:r>
      <w:r w:rsidR="001924B0">
        <w:t>d</w:t>
      </w:r>
      <w:r w:rsidR="0024736F">
        <w:t xml:space="preserve"> the B</w:t>
      </w:r>
      <w:r w:rsidR="0024736F">
        <w:rPr>
          <w:vertAlign w:val="subscript"/>
        </w:rPr>
        <w:t>1</w:t>
      </w:r>
      <w:r w:rsidR="001924B0">
        <w:t xml:space="preserve">-sensitivity of </w:t>
      </w:r>
      <w:proofErr w:type="spellStart"/>
      <w:r w:rsidR="001924B0">
        <w:t>qMT</w:t>
      </w:r>
      <w:proofErr w:type="spellEnd"/>
      <w:r w:rsidR="001924B0">
        <w:t xml:space="preserve"> for </w:t>
      </w:r>
      <w:r w:rsidR="00B50C51">
        <w:t xml:space="preserve">several </w:t>
      </w:r>
      <w:r w:rsidR="001924B0">
        <w:t>different</w:t>
      </w:r>
      <w:r w:rsidR="0024736F">
        <w:t xml:space="preserve"> uniform </w:t>
      </w:r>
      <w:r w:rsidR="006C16B7">
        <w:t xml:space="preserve">sampling </w:t>
      </w:r>
      <w:r w:rsidR="0024736F">
        <w:t xml:space="preserve">protocol configurations. The </w:t>
      </w:r>
      <w:r w:rsidR="00900533">
        <w:t>optimal regularization term</w:t>
      </w:r>
      <w:r w:rsidR="0024736F">
        <w:t xml:space="preserve"> for the pool-size ratio</w:t>
      </w:r>
      <w:r w:rsidR="00900533">
        <w:t xml:space="preserve"> was determined</w:t>
      </w:r>
      <w:r w:rsidR="0024736F">
        <w:t xml:space="preserve">, and a sample </w:t>
      </w:r>
      <w:proofErr w:type="spellStart"/>
      <w:r w:rsidR="0024736F">
        <w:t>qMT</w:t>
      </w:r>
      <w:proofErr w:type="spellEnd"/>
      <w:r w:rsidR="0024736F">
        <w:t xml:space="preserve"> protocol </w:t>
      </w:r>
      <w:r w:rsidR="00900533">
        <w:t>was</w:t>
      </w:r>
      <w:r w:rsidR="0024736F">
        <w:t xml:space="preserve"> iteratively optimized </w:t>
      </w:r>
      <w:r w:rsidR="00900533">
        <w:t>using the</w:t>
      </w:r>
      <w:r w:rsidR="0024736F">
        <w:t xml:space="preserve"> CRLB</w:t>
      </w:r>
      <w:r w:rsidR="00900533">
        <w:t xml:space="preserve"> condition</w:t>
      </w:r>
      <w:r w:rsidR="0024736F">
        <w:t xml:space="preserve"> both with and without the regularization term. The robustness of three protocols (uniform, CRLB, CRLB + B</w:t>
      </w:r>
      <w:r w:rsidR="0024736F">
        <w:rPr>
          <w:vertAlign w:val="subscript"/>
        </w:rPr>
        <w:t>1</w:t>
      </w:r>
      <w:r w:rsidR="0024736F">
        <w:t xml:space="preserve"> regularization) </w:t>
      </w:r>
      <w:r w:rsidR="00AB7316">
        <w:t>were</w:t>
      </w:r>
      <w:r w:rsidR="0024736F">
        <w:t xml:space="preserve"> then </w:t>
      </w:r>
      <w:r w:rsidR="00AB7316">
        <w:t>investigated</w:t>
      </w:r>
      <w:r w:rsidR="0024736F">
        <w:t xml:space="preserve"> using Monte Carlo si</w:t>
      </w:r>
      <w:r w:rsidR="0071288D">
        <w:t>mulations for a range of signal-to-</w:t>
      </w:r>
      <w:r w:rsidR="0024736F">
        <w:t>noise</w:t>
      </w:r>
      <w:r w:rsidR="00B50C51">
        <w:t xml:space="preserve"> ratios</w:t>
      </w:r>
      <w:r w:rsidR="0024736F">
        <w:t xml:space="preserve"> (SNR), B</w:t>
      </w:r>
      <w:r w:rsidR="0024736F">
        <w:rPr>
          <w:vertAlign w:val="subscript"/>
        </w:rPr>
        <w:t>1</w:t>
      </w:r>
      <w:r w:rsidR="0024736F">
        <w:t>-inaccuracies, and tissue values.</w:t>
      </w:r>
      <w:ins w:id="49" w:author="Mathieu Boudreau" w:date="2017-10-18T16:05:00Z">
        <w:r w:rsidR="00B028CD">
          <w:t xml:space="preserve"> Lastly, </w:t>
        </w:r>
      </w:ins>
      <w:ins w:id="50" w:author="Mathieu Boudreau" w:date="2017-10-18T16:09:00Z">
        <w:r w:rsidR="004815DC">
          <w:t xml:space="preserve">the </w:t>
        </w:r>
      </w:ins>
      <w:proofErr w:type="spellStart"/>
      <w:ins w:id="51" w:author="Mathieu Boudreau" w:date="2017-10-18T16:11:00Z">
        <w:r w:rsidR="004815DC">
          <w:t>qMT</w:t>
        </w:r>
        <w:proofErr w:type="spellEnd"/>
        <w:r w:rsidR="004815DC">
          <w:t xml:space="preserve"> </w:t>
        </w:r>
      </w:ins>
      <w:ins w:id="52" w:author="Mathieu Boudreau" w:date="2017-10-18T16:09:00Z">
        <w:r w:rsidR="004815DC">
          <w:t>optimization framework</w:t>
        </w:r>
      </w:ins>
      <w:ins w:id="53" w:author="Mathieu Boudreau" w:date="2017-10-18T16:06:00Z">
        <w:r w:rsidR="00B028CD">
          <w:t xml:space="preserve"> </w:t>
        </w:r>
      </w:ins>
      <w:ins w:id="54" w:author="Mathieu Boudreau" w:date="2017-10-18T16:12:00Z">
        <w:r w:rsidR="004815DC">
          <w:t xml:space="preserve">developed and </w:t>
        </w:r>
      </w:ins>
      <w:ins w:id="55" w:author="Mathieu Boudreau" w:date="2017-10-18T16:09:00Z">
        <w:r w:rsidR="004815DC">
          <w:t xml:space="preserve">presented here </w:t>
        </w:r>
      </w:ins>
      <w:ins w:id="56" w:author="Mathieu Boudreau" w:date="2017-10-18T16:11:00Z">
        <w:r w:rsidR="004815DC">
          <w:t>i</w:t>
        </w:r>
      </w:ins>
      <w:ins w:id="57" w:author="Mathieu Boudreau" w:date="2017-10-18T16:06:00Z">
        <w:r w:rsidR="00B028CD">
          <w:t>s released as an open-source package.</w:t>
        </w:r>
      </w:ins>
    </w:p>
    <w:p w14:paraId="642B22FE" w14:textId="77777777" w:rsidR="001D6AF7" w:rsidRPr="00A1015D" w:rsidRDefault="001D6AF7" w:rsidP="001D6AF7">
      <w:pPr>
        <w:pStyle w:val="Titre1"/>
      </w:pPr>
      <w:r>
        <w:t>THEORY</w:t>
      </w:r>
    </w:p>
    <w:p w14:paraId="65EA5FAF" w14:textId="673A04BC" w:rsidR="004C36A8" w:rsidRDefault="00B17FBB" w:rsidP="00246C05">
      <w:r>
        <w:t>In the presence of a small inaccuracy of a measurement parameter, such as B</w:t>
      </w:r>
      <w:r>
        <w:rPr>
          <w:vertAlign w:val="subscript"/>
        </w:rPr>
        <w:t>1</w:t>
      </w:r>
      <w:r>
        <w:t xml:space="preserve"> in </w:t>
      </w:r>
      <w:proofErr w:type="spellStart"/>
      <w:r>
        <w:t>qMT</w:t>
      </w:r>
      <w:proofErr w:type="spellEnd"/>
      <w:r>
        <w:t xml:space="preserve">, </w:t>
      </w:r>
      <w:r w:rsidR="00F34503">
        <w:t>this</w:t>
      </w:r>
      <w:r w:rsidR="00726C52">
        <w:t xml:space="preserve"> </w:t>
      </w:r>
      <w:r>
        <w:t xml:space="preserve">error will propagate to the fitting parameters of the model. </w:t>
      </w:r>
      <w:r w:rsidR="00940323">
        <w:t xml:space="preserve">The behavior of </w:t>
      </w:r>
      <w:r w:rsidR="00F34503">
        <w:t xml:space="preserve">how </w:t>
      </w:r>
      <w:r w:rsidR="00940323">
        <w:t>this</w:t>
      </w:r>
      <w:r w:rsidR="00F34503">
        <w:t xml:space="preserve"> propagate</w:t>
      </w:r>
      <w:r w:rsidR="0010235D">
        <w:t>d</w:t>
      </w:r>
      <w:r w:rsidR="00940323">
        <w:t xml:space="preserve"> error </w:t>
      </w:r>
      <w:r w:rsidR="00F34503">
        <w:t xml:space="preserve">will impact each fitting parameter </w:t>
      </w:r>
      <w:r w:rsidR="00940323">
        <w:t>can be explored through a sensitivity analysis, by expanding the fitted signal in the presence of a ΔB</w:t>
      </w:r>
      <w:r w:rsidR="00940323">
        <w:rPr>
          <w:vertAlign w:val="subscript"/>
        </w:rPr>
        <w:t>1</w:t>
      </w:r>
      <w:r w:rsidR="00940323">
        <w:t xml:space="preserve"> with a Taylor expansion</w:t>
      </w:r>
      <w:r w:rsidR="0090638E">
        <w:t xml:space="preserve"> </w:t>
      </w:r>
      <w:r w:rsidR="008F16CE">
        <w:fldChar w:fldCharType="begin"/>
      </w:r>
      <w:r w:rsidR="00876B92">
        <w:instrText xml:space="preserve"> </w:instrText>
      </w:r>
      <w:r w:rsidR="00410A7E">
        <w:instrText>ADDIN</w:instrText>
      </w:r>
      <w:r w:rsidR="00876B92">
        <w:instrText xml:space="preserve"> EN.CITE &lt;EndNote&gt;&lt;Cite&gt;&lt;Author&gt;Cruz&lt;/Author&gt;&lt;Year&gt;1973&lt;/Year&gt;&lt;RecNum&gt;8188&lt;/RecNum&gt;&lt;DisplayText&gt;(24)&lt;/DisplayText&gt;&lt;record&gt;&lt;rec-number&gt;8188&lt;/rec-number&gt;&lt;foreign-keys&gt;&lt;key app="EN" db-id="wsx2zxvfv2f923ezt58xsvan9zzwpdv5vewx" timestamp="1418245857"&gt;8188&lt;/key&gt;&lt;/foreign-keys&gt;&lt;ref-type name="Book"&gt;6&lt;/ref-type&gt;&lt;contributors&gt;&lt;authors&gt;&lt;author&gt;Cruz, J.B.&lt;/author&gt;&lt;/authors&gt;&lt;/contributors&gt;&lt;titles&gt;&lt;title&gt;System sensitivity analysis&lt;/title&gt;&lt;/titles&gt;&lt;dates&gt;&lt;year&gt;1973&lt;/year&gt;&lt;/dates&gt;&lt;publisher&gt;Dowden, Hutchinson &amp;amp; Ross&lt;/publisher&gt;&lt;isbn&gt;9780879330200&lt;/isbn&gt;&lt;urls&gt;&lt;related-urls&gt;&lt;url&gt;http://books.google.ca/books?id=UXuuAAAAIAAJ&lt;/url&gt;&lt;/related-urls&gt;&lt;/urls&gt;&lt;/record&gt;&lt;/Cite&gt;&lt;/EndNote&gt;</w:instrText>
      </w:r>
      <w:r w:rsidR="008F16CE">
        <w:fldChar w:fldCharType="separate"/>
      </w:r>
      <w:r w:rsidR="00876B92">
        <w:rPr>
          <w:noProof/>
        </w:rPr>
        <w:t>(</w:t>
      </w:r>
      <w:hyperlink w:anchor="_ENREF_1_24" w:tooltip="Cruz, 1973 #8188" w:history="1">
        <w:r w:rsidR="000529E1">
          <w:rPr>
            <w:noProof/>
          </w:rPr>
          <w:t>24</w:t>
        </w:r>
      </w:hyperlink>
      <w:r w:rsidR="00876B92">
        <w:rPr>
          <w:noProof/>
        </w:rPr>
        <w:t>)</w:t>
      </w:r>
      <w:r w:rsidR="008F16CE">
        <w:fldChar w:fldCharType="end"/>
      </w:r>
      <w:r w:rsidR="008F16CE">
        <w:t>. Assuming a small ΔB</w:t>
      </w:r>
      <w:r w:rsidR="008F16CE">
        <w:rPr>
          <w:vertAlign w:val="subscript"/>
        </w:rPr>
        <w:t>1</w:t>
      </w:r>
      <w:r w:rsidR="008F16CE">
        <w:t xml:space="preserve"> and</w:t>
      </w:r>
      <w:r w:rsidR="00F34503">
        <w:t xml:space="preserve"> a good fit</w:t>
      </w:r>
      <w:r w:rsidR="008F16CE">
        <w:t xml:space="preserve"> (</w:t>
      </w:r>
      <w:r w:rsidR="008F16CE">
        <w:rPr>
          <w:i/>
        </w:rPr>
        <w:t>M</w:t>
      </w:r>
      <w:r w:rsidR="008F16CE">
        <w:t>(</w:t>
      </w:r>
      <w:r w:rsidR="008F16CE">
        <w:rPr>
          <w:i/>
        </w:rPr>
        <w:t>B</w:t>
      </w:r>
      <w:r w:rsidR="008F16CE">
        <w:rPr>
          <w:i/>
          <w:vertAlign w:val="subscript"/>
        </w:rPr>
        <w:t>1</w:t>
      </w:r>
      <w:r w:rsidR="00246C05">
        <w:rPr>
          <w:vertAlign w:val="subscript"/>
        </w:rPr>
        <w:t xml:space="preserve"> </w:t>
      </w:r>
      <w:r w:rsidR="00246C05">
        <w:t>+ ΔB</w:t>
      </w:r>
      <w:r w:rsidR="00246C05">
        <w:rPr>
          <w:vertAlign w:val="subscript"/>
        </w:rPr>
        <w:t>1</w:t>
      </w:r>
      <w:r w:rsidR="008F16CE">
        <w:t xml:space="preserve">) </w:t>
      </w:r>
      <w:r w:rsidR="00246C05">
        <w:rPr>
          <w:rFonts w:eastAsia="MS Mincho"/>
        </w:rPr>
        <w:t>≈</w:t>
      </w:r>
      <w:r w:rsidR="00246C05">
        <w:rPr>
          <w:rFonts w:ascii="MS Mincho" w:eastAsia="MS Mincho" w:hAnsi="MS Mincho" w:cs="MS Mincho"/>
        </w:rPr>
        <w:t xml:space="preserve"> </w:t>
      </w:r>
      <w:r w:rsidR="00246C05">
        <w:rPr>
          <w:i/>
        </w:rPr>
        <w:t>M</w:t>
      </w:r>
      <w:r w:rsidR="00246C05">
        <w:t>(</w:t>
      </w:r>
      <w:r w:rsidR="00246C05">
        <w:rPr>
          <w:i/>
        </w:rPr>
        <w:t>B</w:t>
      </w:r>
      <w:r w:rsidR="00246C05">
        <w:rPr>
          <w:i/>
          <w:vertAlign w:val="subscript"/>
        </w:rPr>
        <w:t>1</w:t>
      </w:r>
      <w:r w:rsidR="00246C05">
        <w:t xml:space="preserve">) </w:t>
      </w:r>
      <w:r w:rsidR="00246C05">
        <w:rPr>
          <w:rFonts w:eastAsia="MS Mincho"/>
        </w:rPr>
        <w:t xml:space="preserve"> ≈</w:t>
      </w:r>
      <w:r w:rsidR="00246C05">
        <w:t xml:space="preserve"> </w:t>
      </w:r>
      <w:proofErr w:type="spellStart"/>
      <w:r w:rsidR="00246C05">
        <w:rPr>
          <w:i/>
        </w:rPr>
        <w:t>M</w:t>
      </w:r>
      <w:r w:rsidR="00246C05">
        <w:rPr>
          <w:vertAlign w:val="subscript"/>
        </w:rPr>
        <w:t>meas</w:t>
      </w:r>
      <w:proofErr w:type="spellEnd"/>
      <w:r w:rsidR="00246C05">
        <w:t xml:space="preserve">, where </w:t>
      </w:r>
      <w:r w:rsidR="00246C05">
        <w:rPr>
          <w:i/>
        </w:rPr>
        <w:t>M</w:t>
      </w:r>
      <w:r w:rsidR="00246C05">
        <w:t xml:space="preserve"> is the signal generated by the fit)</w:t>
      </w:r>
      <w:r w:rsidR="008F16CE">
        <w:t>, a first-order approximation of the Taylor expansion of the f</w:t>
      </w:r>
      <w:r w:rsidR="00246C05">
        <w:t xml:space="preserve">itted signal results in the following matrix equation </w:t>
      </w:r>
      <w:r w:rsidR="00246C05">
        <w:fldChar w:fldCharType="begin"/>
      </w:r>
      <w:r w:rsidR="00876B92">
        <w:instrText xml:space="preserve"> </w:instrText>
      </w:r>
      <w:r w:rsidR="00410A7E">
        <w:instrText>ADDIN</w:instrText>
      </w:r>
      <w:r w:rsidR="00876B92">
        <w:instrText xml:space="preserve"> EN.CITE &lt;EndNote&gt;&lt;Cite&gt;&lt;Author&gt;Boudreau&lt;/Author&gt;&lt;Year&gt;2017&lt;/Year&gt;&lt;RecNum&gt;8255&lt;/RecNum&gt;&lt;DisplayText&gt;(23)&lt;/DisplayText&gt;&lt;record&gt;&lt;rec-number&gt;8255&lt;/rec-number&gt;&lt;foreign-keys&gt;&lt;key app="EN" db-id="wsx2zxvfv2f923ezt58xsvan9zzwpdv5vewx" timestamp="1505236441"&gt;8255&lt;/key&gt;&lt;/foreign-keys&gt;&lt;ref-type name="Journal Article"&gt;17&lt;/ref-type&gt;&lt;contributors&gt;&lt;authors&gt;&lt;author&gt;Boudreau, M.&lt;/author&gt;&lt;author&gt;Stikov, N.&lt;/author&gt;&lt;author&gt;Pike, G. B.&lt;/author&gt;&lt;/authors&gt;&lt;/contributors&gt;&lt;auth-address&gt;McConnell Brain Imaging Centre, Montreal Neurological Institute, McGill University, Montreal, Quebec, Canada.&amp;#xD;Departement du Genie Biomedical, Ecole Polytechnique de Montreal, Montreal, Quebec, Canada.&amp;#xD;Montreal Heart Institute, Montreal, Quebec, Canada.&amp;#xD;Hotchkiss Brain Institute and Department of Radiology, University of Calgary, Calgary, Alberta, Canada.&lt;/auth-address&gt;&lt;titles&gt;&lt;title&gt;B1 -sensitivity analysis of quantitative magnetization transfer imaging&lt;/title&gt;&lt;secondary-title&gt;Magn Reson Med&lt;/secondary-title&gt;&lt;/titles&gt;&lt;periodical&gt;&lt;full-title&gt;Magnetic Resonance in Medicine&lt;/full-title&gt;&lt;abbr-1&gt;Magn. Reson. Med.&lt;/abbr-1&gt;&lt;abbr-2&gt;Magn Reson Med&lt;/abbr-2&gt;&lt;/periodical&gt;&lt;keywords&gt;&lt;keyword&gt;B1 mapping&lt;/keyword&gt;&lt;keyword&gt;T1 mapping&lt;/keyword&gt;&lt;keyword&gt;quantitative magnetization transfer&lt;/keyword&gt;&lt;keyword&gt;sensitivity analysis&lt;/keyword&gt;&lt;/keywords&gt;&lt;dates&gt;&lt;year&gt;2017&lt;/year&gt;&lt;pub-dates&gt;&lt;date&gt;Mar 27&lt;/date&gt;&lt;/pub-dates&gt;&lt;/dates&gt;&lt;isbn&gt;1522-2594 (Electronic)&amp;#xD;0740-3194 (Linking)&lt;/isbn&gt;&lt;accession-num&gt;28349596&lt;/accession-num&gt;&lt;urls&gt;&lt;related-urls&gt;&lt;url&gt;https://www.ncbi.nlm.nih.gov/pubmed/28349596&lt;/url&gt;&lt;/related-urls&gt;&lt;/urls&gt;&lt;electronic-resource-num&gt;10.1002/mrm.26673&lt;/electronic-resource-num&gt;&lt;/record&gt;&lt;/Cite&gt;&lt;/EndNote&gt;</w:instrText>
      </w:r>
      <w:r w:rsidR="00246C05">
        <w:fldChar w:fldCharType="separate"/>
      </w:r>
      <w:r w:rsidR="00876B92">
        <w:rPr>
          <w:noProof/>
        </w:rPr>
        <w:t>(</w:t>
      </w:r>
      <w:hyperlink w:anchor="_ENREF_1_23" w:tooltip="Boudreau, 2017 #8255" w:history="1">
        <w:r w:rsidR="000529E1">
          <w:rPr>
            <w:noProof/>
          </w:rPr>
          <w:t>23</w:t>
        </w:r>
      </w:hyperlink>
      <w:r w:rsidR="00876B92">
        <w:rPr>
          <w:noProof/>
        </w:rPr>
        <w:t>)</w:t>
      </w:r>
      <w:r w:rsidR="00246C05">
        <w:fldChar w:fldCharType="end"/>
      </w:r>
      <w:r w:rsidR="00246C05">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1D6AF7" w:rsidRPr="00A1015D" w14:paraId="67560D08" w14:textId="77777777" w:rsidTr="00F34503">
        <w:tc>
          <w:tcPr>
            <w:tcW w:w="1000" w:type="pct"/>
          </w:tcPr>
          <w:p w14:paraId="6B65AE9D" w14:textId="77777777" w:rsidR="001D6AF7" w:rsidRPr="00A1015D" w:rsidRDefault="001D6AF7" w:rsidP="005055DA"/>
        </w:tc>
        <w:tc>
          <w:tcPr>
            <w:tcW w:w="3000" w:type="pct"/>
          </w:tcPr>
          <w:p w14:paraId="36E8A869" w14:textId="77777777" w:rsidR="001D6AF7" w:rsidRPr="00F84B73" w:rsidRDefault="00EB2E17" w:rsidP="00F34503">
            <w:pPr>
              <w:spacing w:line="240" w:lineRule="auto"/>
            </w:pPr>
            <m:oMathPara>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r>
                  <m:rPr>
                    <m:sty m:val="bi"/>
                  </m:rPr>
                  <w:rPr>
                    <w:rFonts w:ascii="Cambria Math" w:hAnsi="Cambria Math"/>
                  </w:rPr>
                  <m:t>∆p≅</m:t>
                </m:r>
                <m:sSub>
                  <m:sSubPr>
                    <m:ctrlPr>
                      <w:rPr>
                        <w:rFonts w:ascii="Cambria Math" w:hAnsi="Cambria Math"/>
                        <w:b/>
                        <w:i/>
                      </w:rPr>
                    </m:ctrlPr>
                  </m:sSubPr>
                  <m:e>
                    <m:r>
                      <m:rPr>
                        <m:sty m:val="bi"/>
                      </m:rPr>
                      <w:rPr>
                        <w:rFonts w:ascii="Cambria Math" w:hAnsi="Cambria Math"/>
                      </w:rPr>
                      <m:t>-</m:t>
                    </m:r>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1000" w:type="pct"/>
          </w:tcPr>
          <w:p w14:paraId="169182DD" w14:textId="77777777" w:rsidR="001D6AF7" w:rsidRPr="00A1015D" w:rsidRDefault="001D6AF7" w:rsidP="00F34503">
            <w:pPr>
              <w:jc w:val="right"/>
              <w:rPr>
                <w:b/>
              </w:rPr>
            </w:pPr>
            <w:r w:rsidRPr="00A1015D">
              <w:rPr>
                <w:b/>
              </w:rPr>
              <w:t>[1]</w:t>
            </w:r>
          </w:p>
        </w:tc>
      </w:tr>
    </w:tbl>
    <w:p w14:paraId="6B3EE750" w14:textId="6D0A6B4A" w:rsidR="00844646" w:rsidRDefault="00844646" w:rsidP="00844646">
      <w:r>
        <w:t xml:space="preserve">where </w:t>
      </w:r>
      <w:r w:rsidRPr="007D708D">
        <w:rPr>
          <w:i/>
        </w:rPr>
        <w:t>p</w:t>
      </w:r>
      <w:r>
        <w:t xml:space="preserve"> are the model fitting parameters (e.g.</w:t>
      </w:r>
      <w:r w:rsidR="007D708D">
        <w:t xml:space="preserve"> for the Sled and Pike</w:t>
      </w:r>
      <w:r w:rsidR="00D54339">
        <w:fldChar w:fldCharType="begin"/>
      </w:r>
      <w:r w:rsidR="00D54339">
        <w:instrText xml:space="preserve"> </w:instrText>
      </w:r>
      <w:r w:rsidR="00410A7E">
        <w:instrText>ADDIN</w:instrText>
      </w:r>
      <w:r w:rsidR="00D54339">
        <w:instrText xml:space="preserve"> EN.CITE &lt;EndNote&gt;&lt;Cite&gt;&lt;Author&gt;Sled&lt;/Author&gt;&lt;Year&gt;2000&lt;/Year&gt;&lt;RecNum&gt;3662&lt;/RecNum&gt;&lt;DisplayText&gt;(1)&lt;/DisplayText&gt;&lt;record&gt;&lt;rec-number&gt;3662&lt;/rec-number&gt;&lt;foreign-keys&gt;&lt;key app="EN" db-id="wsx2zxvfv2f923ezt58xsvan9zzwpdv5vewx" timestamp="1353537787"&gt;3662&lt;/key&gt;&lt;/foreign-keys&gt;&lt;ref-type name="Journal Article"&gt;17&lt;/ref-type&gt;&lt;contributors&gt;&lt;authors&gt;&lt;author&gt;Sled, J. G.&lt;/author&gt;&lt;author&gt;Pike, G. B.&lt;/author&gt;&lt;/authors&gt;&lt;/contributors&gt;&lt;auth-address&gt;McConnell Brain Imaging Centre, McGill University, Montreal, Quebec, H3A 2B4, Canada. jgsled@bic.mni.mcgill.ca&lt;/auth-address&gt;&lt;titles&gt;&lt;title&gt;Quantitative interpretation of magnetization transfer in spoiled gradient echo MRI sequences&lt;/title&gt;&lt;secondary-title&gt;Journal of Magnetic Resonance&lt;/secondary-title&gt;&lt;/titles&gt;&lt;periodical&gt;&lt;full-title&gt;Journal of Magnetic Resonance&lt;/full-title&gt;&lt;abbr-1&gt;J. Magn. Reson.&lt;/abbr-1&gt;&lt;abbr-2&gt;J Magn Reson&lt;/abbr-2&gt;&lt;/periodical&gt;&lt;pages&gt;24-36&lt;/pages&gt;&lt;volume&gt;145&lt;/volume&gt;&lt;number&gt;1&lt;/number&gt;&lt;edition&gt;2000/06/30&lt;/edition&gt;&lt;keywords&gt;&lt;keyword&gt;*Image Interpretation, Computer-Assisted&lt;/keyword&gt;&lt;keyword&gt;Magnetic Resonance Imaging/*methods&lt;/keyword&gt;&lt;keyword&gt;Models, Theoretical&lt;/keyword&gt;&lt;keyword&gt;Reproducibility of Results&lt;/keyword&gt;&lt;/keywords&gt;&lt;dates&gt;&lt;year&gt;2000&lt;/year&gt;&lt;pub-dates&gt;&lt;date&gt;Jul&lt;/date&gt;&lt;/pub-dates&gt;&lt;/dates&gt;&lt;isbn&gt;1090-7807 (Print)&amp;#xD;1090-7807 (Linking)&lt;/isbn&gt;&lt;accession-num&gt;10873494&lt;/accession-num&gt;&lt;work-type&gt;Research Support, Non-U.S. Gov&amp;apos;t&lt;/work-type&gt;&lt;urls&gt;&lt;related-urls&gt;&lt;url&gt;http://www.ncbi.nlm.nih.gov/pubmed/10873494&lt;/url&gt;&lt;/related-urls&gt;&lt;/urls&gt;&lt;electronic-resource-num&gt;10.1006/jmre.2000.2059&lt;/electronic-resource-num&gt;&lt;language&gt;eng&lt;/language&gt;&lt;/record&gt;&lt;/Cite&gt;&lt;/EndNote&gt;</w:instrText>
      </w:r>
      <w:r w:rsidR="00D54339">
        <w:fldChar w:fldCharType="separate"/>
      </w:r>
      <w:r w:rsidR="00D54339">
        <w:rPr>
          <w:noProof/>
        </w:rPr>
        <w:t>(</w:t>
      </w:r>
      <w:hyperlink w:anchor="_ENREF_1_1" w:tooltip="Sled, 2000 #3662" w:history="1">
        <w:r w:rsidR="000529E1">
          <w:rPr>
            <w:noProof/>
          </w:rPr>
          <w:t>1</w:t>
        </w:r>
      </w:hyperlink>
      <w:r w:rsidR="00D54339">
        <w:rPr>
          <w:noProof/>
        </w:rPr>
        <w:t>)</w:t>
      </w:r>
      <w:r w:rsidR="00D54339">
        <w:fldChar w:fldCharType="end"/>
      </w:r>
      <w:r w:rsidR="007D708D">
        <w:t xml:space="preserve"> model of </w:t>
      </w:r>
      <w:proofErr w:type="spellStart"/>
      <w:r w:rsidR="007D708D">
        <w:t>qMT</w:t>
      </w:r>
      <w:proofErr w:type="spellEnd"/>
      <w:r w:rsidR="007D708D">
        <w:t>:</w:t>
      </w:r>
      <w:r>
        <w:t xml:space="preserve"> </w:t>
      </w:r>
      <w:r w:rsidRPr="00844646">
        <w:t xml:space="preserve">F, </w:t>
      </w:r>
      <w:proofErr w:type="spellStart"/>
      <w:r w:rsidRPr="00844646">
        <w:t>k</w:t>
      </w:r>
      <w:r w:rsidRPr="00844646">
        <w:rPr>
          <w:vertAlign w:val="subscript"/>
        </w:rPr>
        <w:t>f</w:t>
      </w:r>
      <w:proofErr w:type="spellEnd"/>
      <w:r w:rsidRPr="00844646">
        <w:t>, T</w:t>
      </w:r>
      <w:r w:rsidRPr="00844646">
        <w:rPr>
          <w:vertAlign w:val="subscript"/>
        </w:rPr>
        <w:t>2,f</w:t>
      </w:r>
      <w:r w:rsidRPr="00844646">
        <w:t>, T</w:t>
      </w:r>
      <w:r w:rsidRPr="00844646">
        <w:rPr>
          <w:vertAlign w:val="subscript"/>
        </w:rPr>
        <w:t>2,r</w:t>
      </w:r>
      <w:r w:rsidRPr="00844646">
        <w:t>)</w:t>
      </w:r>
      <w:r>
        <w:t>,</w:t>
      </w:r>
      <w:r w:rsidR="007D708D">
        <w:t xml:space="preserve"> </w:t>
      </w:r>
      <m:oMath>
        <m:r>
          <m:rPr>
            <m:sty m:val="bi"/>
          </m:rPr>
          <w:rPr>
            <w:rFonts w:ascii="Cambria Math" w:hAnsi="Cambria Math"/>
          </w:rPr>
          <m:t>∆p</m:t>
        </m:r>
      </m:oMath>
      <w:r w:rsidR="007D708D">
        <w:t xml:space="preserve"> is the column vector of errors in fitted parameters [Δ</w:t>
      </w:r>
      <w:r w:rsidR="007D708D" w:rsidRPr="00844646">
        <w:t xml:space="preserve">F, </w:t>
      </w:r>
      <w:proofErr w:type="spellStart"/>
      <w:r w:rsidR="007D708D">
        <w:t>Δ</w:t>
      </w:r>
      <w:r w:rsidR="007D708D" w:rsidRPr="00844646">
        <w:t>k</w:t>
      </w:r>
      <w:r w:rsidR="007D708D" w:rsidRPr="00844646">
        <w:rPr>
          <w:vertAlign w:val="subscript"/>
        </w:rPr>
        <w:t>f</w:t>
      </w:r>
      <w:proofErr w:type="spellEnd"/>
      <w:r w:rsidR="007D708D" w:rsidRPr="00844646">
        <w:t xml:space="preserve">, </w:t>
      </w:r>
      <w:r w:rsidR="007D708D">
        <w:t>Δ</w:t>
      </w:r>
      <w:r w:rsidR="007D708D" w:rsidRPr="00844646">
        <w:t>T</w:t>
      </w:r>
      <w:r w:rsidR="007D708D" w:rsidRPr="00844646">
        <w:rPr>
          <w:vertAlign w:val="subscript"/>
        </w:rPr>
        <w:t>2,f</w:t>
      </w:r>
      <w:r w:rsidR="007D708D" w:rsidRPr="00844646">
        <w:t xml:space="preserve">, </w:t>
      </w:r>
      <w:r w:rsidR="007D708D">
        <w:t>Δ</w:t>
      </w:r>
      <w:r w:rsidR="007D708D" w:rsidRPr="00844646">
        <w:t>T</w:t>
      </w:r>
      <w:r w:rsidR="007D708D" w:rsidRPr="00844646">
        <w:rPr>
          <w:vertAlign w:val="subscript"/>
        </w:rPr>
        <w:t>2,r</w:t>
      </w:r>
      <w:r w:rsidR="007D708D">
        <w:t>]ʹ, and</w:t>
      </w:r>
      <w:r>
        <w:t xml:space="preserve"> </w:t>
      </w:r>
      <m:oMath>
        <m:r>
          <m:rPr>
            <m:sty m:val="b"/>
          </m:rPr>
          <w:rPr>
            <w:rFonts w:ascii="Cambria Math" w:hAnsi="Cambria Math"/>
          </w:rPr>
          <m:t>S</m:t>
        </m:r>
      </m:oMath>
      <w:r>
        <w:t xml:space="preserve"> are matrices </w:t>
      </w:r>
      <w:r w:rsidR="00F70814">
        <w:t>with</w:t>
      </w:r>
      <w:r>
        <w:t xml:space="preserve"> sensitivities values</w:t>
      </w:r>
      <w:r w:rsidR="00F70814">
        <w:t xml:space="preserve"> elements</w:t>
      </w:r>
      <w:r>
        <w:t xml:space="preserve"> </w:t>
      </w:r>
      <m:oMath>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ni</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 where  n=1, 2,…N and i=1, 2,…Q</m:t>
            </m:r>
          </m:e>
        </m:d>
      </m:oMath>
      <w:r w:rsidR="00D50310">
        <w:t xml:space="preserve"> relative to</w:t>
      </w:r>
      <w:r>
        <w:t xml:space="preserve"> </w:t>
      </w:r>
      <w:r w:rsidRPr="00844646">
        <w:rPr>
          <w:i/>
        </w:rPr>
        <w:t>p</w:t>
      </w:r>
      <w:r w:rsidR="007C478C">
        <w:rPr>
          <w:i/>
          <w:vertAlign w:val="subscript"/>
        </w:rPr>
        <w:t>i</w:t>
      </w:r>
      <w:r>
        <w:t xml:space="preserve"> or </w:t>
      </w:r>
      <w:r>
        <w:rPr>
          <w:i/>
        </w:rPr>
        <w:t>B</w:t>
      </w:r>
      <w:r>
        <w:rPr>
          <w:vertAlign w:val="subscript"/>
        </w:rPr>
        <w:t>1</w:t>
      </w:r>
      <w:r>
        <w:t xml:space="preserve"> (columns) for each measurement </w:t>
      </w:r>
      <w:r w:rsidRPr="00844646">
        <w:rPr>
          <w:i/>
        </w:rPr>
        <w:t>n</w:t>
      </w:r>
      <w:r>
        <w:t xml:space="preserve"> (rows).</w:t>
      </w:r>
      <w:r w:rsidR="007D708D">
        <w:t xml:space="preserve"> </w:t>
      </w:r>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oMath>
      <w:r w:rsidR="007D708D">
        <w:rPr>
          <w:b/>
        </w:rPr>
        <w:t xml:space="preserve"> </w:t>
      </w:r>
      <w:r w:rsidR="007D708D" w:rsidRPr="007D708D">
        <w:t>can also be</w:t>
      </w:r>
      <w:r w:rsidR="00D50310">
        <w:t xml:space="preserve"> </w:t>
      </w:r>
      <w:r w:rsidR="003376D9">
        <w:t>interpreted</w:t>
      </w:r>
      <w:r w:rsidR="00D50310">
        <w:t xml:space="preserve"> as being the Jacobian</w:t>
      </w:r>
      <w:r w:rsidR="007D708D">
        <w:t xml:space="preserve"> of the measurement for the fitting parameters</w:t>
      </w:r>
      <w:r w:rsidR="00D50310">
        <w:t>, which we’ll call the Jacobian sensitivity matrix</w:t>
      </w:r>
      <w:r w:rsidR="007D708D">
        <w:t>.</w:t>
      </w:r>
    </w:p>
    <w:p w14:paraId="673CC81E" w14:textId="77777777" w:rsidR="00C82666" w:rsidRPr="007C478C" w:rsidRDefault="007C478C" w:rsidP="007C478C">
      <w:r>
        <w:t>Given a</w:t>
      </w:r>
      <w:r w:rsidR="00D50310">
        <w:t xml:space="preserve"> known</w:t>
      </w:r>
      <w:r>
        <w:t xml:space="preserve"> ΔB</w:t>
      </w:r>
      <w:r>
        <w:rPr>
          <w:vertAlign w:val="subscript"/>
        </w:rPr>
        <w:t>1</w:t>
      </w:r>
      <w:r>
        <w:t xml:space="preserve"> value</w:t>
      </w:r>
      <w:r w:rsidR="00004142">
        <w:t xml:space="preserve"> and </w:t>
      </w:r>
      <w:r w:rsidR="00D50310">
        <w:t>Jacobian sensitivity matrices</w:t>
      </w:r>
      <w:r w:rsidR="00004142">
        <w:t xml:space="preserve"> for </w:t>
      </w:r>
      <w:r w:rsidR="00004142">
        <w:rPr>
          <w:i/>
        </w:rPr>
        <w:t>p</w:t>
      </w:r>
      <w:r w:rsidR="00004142">
        <w:t xml:space="preserve"> and </w:t>
      </w:r>
      <w:r w:rsidR="00004142" w:rsidRPr="00D50310">
        <w:rPr>
          <w:i/>
        </w:rPr>
        <w:t>B</w:t>
      </w:r>
      <w:r w:rsidR="00004142">
        <w:rPr>
          <w:vertAlign w:val="subscript"/>
        </w:rPr>
        <w:t>1</w:t>
      </w:r>
      <w:r>
        <w:t xml:space="preserve">, </w:t>
      </w:r>
      <w:r w:rsidR="00520728">
        <w:t>Eq. 1</w:t>
      </w:r>
      <w:r w:rsidR="00D50310">
        <w:t xml:space="preserve"> can be solved for </w:t>
      </w:r>
      <m:oMath>
        <m:r>
          <m:rPr>
            <m:sty m:val="bi"/>
          </m:rPr>
          <w:rPr>
            <w:rFonts w:ascii="Cambria Math" w:hAnsi="Cambria Math"/>
          </w:rPr>
          <m:t>∆p</m:t>
        </m:r>
      </m:oMath>
      <w:r w:rsidR="00520728">
        <w:t xml:space="preserve">. However, since </w:t>
      </w:r>
      <w:r w:rsidR="00D50310">
        <w:t>Eq. 1 is typically</w:t>
      </w:r>
      <w:r w:rsidR="009D7550">
        <w:t xml:space="preserve"> an overdetermined system of linear equations (</w:t>
      </w:r>
      <m:oMath>
        <m:r>
          <w:rPr>
            <w:rFonts w:ascii="Cambria Math" w:hAnsi="Cambria Math"/>
          </w:rPr>
          <m:t>N ≫Q</m:t>
        </m:r>
      </m:oMath>
      <w:r w:rsidR="009D7550">
        <w:t>), the optimal solution is found by minimizing the</w:t>
      </w:r>
      <w:r w:rsidR="00706223">
        <w:t xml:space="preserve"> following</w:t>
      </w:r>
      <w:r w:rsidR="009D7550">
        <w:t xml:space="preserve"> </w:t>
      </w:r>
      <m:oMath>
        <m:r>
          <m:rPr>
            <m:scr m:val="script"/>
          </m:rPr>
          <w:rPr>
            <w:rFonts w:ascii="Cambria Math" w:hAnsi="Cambria Math"/>
          </w:rPr>
          <m:t>l</m:t>
        </m:r>
      </m:oMath>
      <w:r w:rsidR="009D7550" w:rsidRPr="009D7550">
        <w:rPr>
          <w:rFonts w:ascii="Apple Chancery" w:hAnsi="Apple Chancery" w:cs="Apple Chancery"/>
          <w:vertAlign w:val="superscript"/>
        </w:rPr>
        <w:t>2</w:t>
      </w:r>
      <w:r w:rsidR="009D7550">
        <w:t>-norm</w:t>
      </w:r>
      <w:r w:rsidR="00D50310">
        <w:t xml:space="preserve"> for </w:t>
      </w:r>
      <m:oMath>
        <m:r>
          <m:rPr>
            <m:sty m:val="bi"/>
          </m:rPr>
          <w:rPr>
            <w:rFonts w:ascii="Cambria Math" w:hAnsi="Cambria Math"/>
          </w:rPr>
          <m:t>∆p</m:t>
        </m:r>
      </m:oMath>
      <w:r>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F84B73" w:rsidRPr="00A1015D" w14:paraId="60110151" w14:textId="77777777" w:rsidTr="005055DA">
        <w:tc>
          <w:tcPr>
            <w:tcW w:w="1000" w:type="pct"/>
          </w:tcPr>
          <w:p w14:paraId="21D62202" w14:textId="77777777" w:rsidR="00F84B73" w:rsidRPr="007C478C" w:rsidRDefault="00F84B73" w:rsidP="005055DA">
            <w:pPr>
              <w:rPr>
                <w:lang w:val="en-US"/>
              </w:rPr>
            </w:pPr>
          </w:p>
        </w:tc>
        <w:tc>
          <w:tcPr>
            <w:tcW w:w="3000" w:type="pct"/>
          </w:tcPr>
          <w:p w14:paraId="2EE36AEA" w14:textId="77777777" w:rsidR="00F84B73" w:rsidRPr="007C478C" w:rsidRDefault="00EB2E17" w:rsidP="001A3257">
            <w:pPr>
              <w:jc w:val="center"/>
              <w:rPr>
                <w:lang w:val="en-US"/>
              </w:rPr>
            </w:pPr>
            <m:oMathPara>
              <m:oMath>
                <m:func>
                  <m:funcPr>
                    <m:ctrlPr>
                      <w:rPr>
                        <w:rFonts w:ascii="Cambria Math" w:hAnsi="Cambria Math"/>
                        <w:b/>
                        <w:i/>
                      </w:rPr>
                    </m:ctrlPr>
                  </m:funcPr>
                  <m:fName>
                    <m:limLow>
                      <m:limLowPr>
                        <m:ctrlPr>
                          <w:rPr>
                            <w:rFonts w:ascii="Cambria Math" w:hAnsi="Cambria Math"/>
                            <w:b/>
                            <w:i/>
                          </w:rPr>
                        </m:ctrlPr>
                      </m:limLowPr>
                      <m:e>
                        <m:r>
                          <m:rPr>
                            <m:sty m:val="p"/>
                          </m:rPr>
                          <w:rPr>
                            <w:rFonts w:ascii="Cambria Math" w:hAnsi="Cambria Math"/>
                            <w:lang w:val="en-US"/>
                          </w:rPr>
                          <m:t>min</m:t>
                        </m:r>
                      </m:e>
                      <m:lim>
                        <m:r>
                          <m:rPr>
                            <m:sty m:val="bi"/>
                          </m:rPr>
                          <w:rPr>
                            <w:rFonts w:ascii="Cambria Math" w:hAnsi="Cambria Math"/>
                          </w:rPr>
                          <m:t>∆p</m:t>
                        </m:r>
                      </m:lim>
                    </m:limLow>
                  </m:fName>
                  <m:e>
                    <m:sSub>
                      <m:sSubPr>
                        <m:ctrlPr>
                          <w:rPr>
                            <w:rFonts w:ascii="Cambria Math" w:hAnsi="Cambria Math"/>
                            <w:b/>
                            <w:i/>
                          </w:rPr>
                        </m:ctrlPr>
                      </m:sSubPr>
                      <m:e>
                        <m:d>
                          <m:dPr>
                            <m:begChr m:val="‖"/>
                            <m:endChr m:val="‖"/>
                            <m:ctrlPr>
                              <w:rPr>
                                <w:rFonts w:ascii="Cambria Math" w:hAnsi="Cambria Math"/>
                                <w:b/>
                                <w:i/>
                              </w:rPr>
                            </m:ctrlPr>
                          </m:dPr>
                          <m:e>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r>
                              <m:rPr>
                                <m:sty m:val="bi"/>
                              </m:rPr>
                              <w:rPr>
                                <w:rFonts w:ascii="Cambria Math" w:hAnsi="Cambria Math"/>
                                <w:lang w:val="en-US"/>
                              </w:rPr>
                              <m:t>∆</m:t>
                            </m:r>
                            <m:r>
                              <m:rPr>
                                <m:sty m:val="bi"/>
                              </m:rPr>
                              <w:rPr>
                                <w:rFonts w:ascii="Cambria Math" w:hAnsi="Cambria Math"/>
                              </w:rPr>
                              <m:t>p</m:t>
                            </m:r>
                            <m:r>
                              <m:rPr>
                                <m:sty m:val="bi"/>
                              </m:rPr>
                              <w:rPr>
                                <w:rFonts w:ascii="Cambria Math" w:hAnsi="Cambria Math"/>
                                <w:lang w:val="en-US"/>
                              </w:rPr>
                              <m:t>+</m:t>
                            </m:r>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r>
                              <w:rPr>
                                <w:rFonts w:ascii="Cambria Math" w:hAnsi="Cambria Math"/>
                                <w:lang w:val="en-US"/>
                              </w:rPr>
                              <m:t>∆</m:t>
                            </m:r>
                            <m:sSub>
                              <m:sSubPr>
                                <m:ctrlPr>
                                  <w:rPr>
                                    <w:rFonts w:ascii="Cambria Math" w:hAnsi="Cambria Math"/>
                                    <w:i/>
                                  </w:rPr>
                                </m:ctrlPr>
                              </m:sSubPr>
                              <m:e>
                                <m:r>
                                  <w:rPr>
                                    <w:rFonts w:ascii="Cambria Math" w:hAnsi="Cambria Math"/>
                                  </w:rPr>
                                  <m:t>B</m:t>
                                </m:r>
                              </m:e>
                              <m:sub>
                                <m:r>
                                  <w:rPr>
                                    <w:rFonts w:ascii="Cambria Math" w:hAnsi="Cambria Math"/>
                                    <w:lang w:val="en-US"/>
                                  </w:rPr>
                                  <m:t>1</m:t>
                                </m:r>
                              </m:sub>
                            </m:sSub>
                          </m:e>
                        </m:d>
                      </m:e>
                      <m:sub>
                        <m:r>
                          <m:rPr>
                            <m:sty m:val="bi"/>
                          </m:rPr>
                          <w:rPr>
                            <w:rFonts w:ascii="Cambria Math" w:hAnsi="Cambria Math"/>
                          </w:rPr>
                          <m:t>2</m:t>
                        </m:r>
                      </m:sub>
                    </m:sSub>
                  </m:e>
                </m:func>
                <m:r>
                  <m:rPr>
                    <m:sty m:val="bi"/>
                  </m:rPr>
                  <w:rPr>
                    <w:rFonts w:ascii="Cambria Math" w:hAnsi="Cambria Math"/>
                    <w:lang w:val="en-US"/>
                  </w:rPr>
                  <m:t xml:space="preserve"> </m:t>
                </m:r>
              </m:oMath>
            </m:oMathPara>
          </w:p>
        </w:tc>
        <w:tc>
          <w:tcPr>
            <w:tcW w:w="1000" w:type="pct"/>
          </w:tcPr>
          <w:p w14:paraId="658951B9" w14:textId="77777777" w:rsidR="00F84B73" w:rsidRPr="00A1015D" w:rsidRDefault="00F84B73" w:rsidP="00A82A7C">
            <w:pPr>
              <w:spacing w:before="160"/>
              <w:jc w:val="right"/>
              <w:rPr>
                <w:b/>
              </w:rPr>
            </w:pPr>
            <w:r w:rsidRPr="00A1015D">
              <w:rPr>
                <w:b/>
              </w:rPr>
              <w:t>[</w:t>
            </w:r>
            <w:r w:rsidR="00A82A7C">
              <w:rPr>
                <w:b/>
              </w:rPr>
              <w:t>2</w:t>
            </w:r>
            <w:r w:rsidRPr="00A1015D">
              <w:rPr>
                <w:b/>
              </w:rPr>
              <w:t>]</w:t>
            </w:r>
          </w:p>
        </w:tc>
      </w:tr>
    </w:tbl>
    <w:p w14:paraId="076C7BD6" w14:textId="7D875E86" w:rsidR="00A42C39" w:rsidRDefault="00A97E80" w:rsidP="001A3257">
      <w:r>
        <w:t>Although Eq. 2 provides an estimate of the error propagated to the fitting parameters by an error in B</w:t>
      </w:r>
      <w:r>
        <w:rPr>
          <w:vertAlign w:val="subscript"/>
        </w:rPr>
        <w:t>1</w:t>
      </w:r>
      <w:r>
        <w:t xml:space="preserve">, it </w:t>
      </w:r>
      <w:r w:rsidR="00514AB6">
        <w:t xml:space="preserve">alone </w:t>
      </w:r>
      <w:r>
        <w:t xml:space="preserve">is insufficient </w:t>
      </w:r>
      <w:r w:rsidR="00514AB6">
        <w:t>to</w:t>
      </w:r>
      <w:r w:rsidR="00706223">
        <w:t xml:space="preserve"> be used </w:t>
      </w:r>
      <w:r>
        <w:t xml:space="preserve">for optimal protocol design. </w:t>
      </w:r>
      <w:proofErr w:type="spellStart"/>
      <w:r>
        <w:t>qMT</w:t>
      </w:r>
      <w:proofErr w:type="spellEnd"/>
      <w:r>
        <w:t xml:space="preserve"> protocols must also be designed for robustness again</w:t>
      </w:r>
      <w:r w:rsidR="00775E0E">
        <w:t>st</w:t>
      </w:r>
      <w:r>
        <w:t xml:space="preserve"> noise</w:t>
      </w:r>
      <w:r w:rsidR="00BA4187">
        <w:t xml:space="preserve"> </w:t>
      </w:r>
      <w:r w:rsidR="00706223">
        <w:t>that naturally occurs</w:t>
      </w:r>
      <w:r w:rsidR="00BA4187">
        <w:t xml:space="preserve"> in</w:t>
      </w:r>
      <w:r>
        <w:t xml:space="preserve"> measured signals.</w:t>
      </w:r>
      <w:r w:rsidR="00A42C39">
        <w:t xml:space="preserve"> For this purpose, the </w:t>
      </w:r>
      <w:proofErr w:type="spellStart"/>
      <w:r w:rsidR="00A42C39">
        <w:t>Cram</w:t>
      </w:r>
      <w:r w:rsidR="00CC09A3">
        <w:t>é</w:t>
      </w:r>
      <w:r w:rsidR="00A42C39">
        <w:t>r</w:t>
      </w:r>
      <w:proofErr w:type="spellEnd"/>
      <w:r w:rsidR="00A42C39">
        <w:t xml:space="preserve">-Rao lower bound (CRLB) </w:t>
      </w:r>
      <w:r w:rsidR="00BA4187">
        <w:t>h</w:t>
      </w:r>
      <w:r w:rsidR="00A42C39">
        <w:t xml:space="preserve">as been shown to be an adequate and sufficient estimate to minimize the variance in fitted </w:t>
      </w:r>
      <w:proofErr w:type="spellStart"/>
      <w:r w:rsidR="00BA4187">
        <w:t>qMT</w:t>
      </w:r>
      <w:proofErr w:type="spellEnd"/>
      <w:r w:rsidR="00BA4187">
        <w:t xml:space="preserve"> </w:t>
      </w:r>
      <w:r w:rsidR="00A42C39">
        <w:t xml:space="preserve">parameters due to experimental noise </w:t>
      </w:r>
      <w:r w:rsidR="00A42C39">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A42C39">
        <w:fldChar w:fldCharType="separate"/>
      </w:r>
      <w:r w:rsidR="00070151">
        <w:rPr>
          <w:noProof/>
        </w:rPr>
        <w:t>(</w:t>
      </w:r>
      <w:hyperlink w:anchor="_ENREF_1_19" w:tooltip="Cercignani, 2006 #3570" w:history="1">
        <w:r w:rsidR="000529E1">
          <w:rPr>
            <w:noProof/>
          </w:rPr>
          <w:t>19</w:t>
        </w:r>
      </w:hyperlink>
      <w:r w:rsidR="00070151">
        <w:rPr>
          <w:noProof/>
        </w:rPr>
        <w:t>)</w:t>
      </w:r>
      <w:r w:rsidR="00A42C39">
        <w:fldChar w:fldCharType="end"/>
      </w:r>
      <w:r w:rsidR="00A42C39">
        <w:t>.</w:t>
      </w:r>
      <w:r w:rsidR="00706223">
        <w:t xml:space="preserve"> </w:t>
      </w:r>
      <w:r w:rsidR="00A42C39">
        <w:t>Consider the Fisher information matrix</w:t>
      </w:r>
      <w:r w:rsidR="003D150C">
        <w:t xml:space="preserve"> (FIM)</w:t>
      </w:r>
      <w:r w:rsidR="00A42C39">
        <w:t xml:space="preserve"> </w:t>
      </w:r>
      <w:r w:rsidR="00A42C39">
        <w:rPr>
          <w:b/>
        </w:rPr>
        <w:t>J</w:t>
      </w:r>
      <w:r w:rsidR="00A42C39">
        <w:t>, which has elements: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A42C39" w:rsidRPr="00A1015D" w14:paraId="2C144186" w14:textId="77777777" w:rsidTr="0099595A">
        <w:tc>
          <w:tcPr>
            <w:tcW w:w="1000" w:type="pct"/>
          </w:tcPr>
          <w:p w14:paraId="67D77A6F" w14:textId="77777777" w:rsidR="00A42C39" w:rsidRPr="00A1015D" w:rsidRDefault="00A42C39" w:rsidP="0099595A"/>
        </w:tc>
        <w:tc>
          <w:tcPr>
            <w:tcW w:w="3000" w:type="pct"/>
          </w:tcPr>
          <w:p w14:paraId="5080EF48" w14:textId="77777777" w:rsidR="00A42C39" w:rsidRPr="00A82A7C" w:rsidRDefault="00A42C39" w:rsidP="0099595A">
            <w:pPr>
              <w:rPr>
                <w:i/>
              </w:rPr>
            </w:pPr>
            <m:oMathPara>
              <m:oMath>
                <m:r>
                  <m:rPr>
                    <m:sty m:val="bi"/>
                  </m:rP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Q</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n</m:t>
                                </m:r>
                              </m:sub>
                            </m:sSub>
                          </m:e>
                        </m:d>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e>
                </m:nary>
                <m:f>
                  <m:fPr>
                    <m:ctrlPr>
                      <w:rPr>
                        <w:rFonts w:ascii="Cambria Math" w:hAnsi="Cambria Math"/>
                        <w:i/>
                      </w:rPr>
                    </m:ctrlPr>
                  </m:fPr>
                  <m:num>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Q</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n</m:t>
                            </m:r>
                          </m:sub>
                        </m:sSub>
                      </m:e>
                    </m:d>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den>
                </m:f>
              </m:oMath>
            </m:oMathPara>
          </w:p>
        </w:tc>
        <w:tc>
          <w:tcPr>
            <w:tcW w:w="1000" w:type="pct"/>
          </w:tcPr>
          <w:p w14:paraId="7D6879C4" w14:textId="77777777" w:rsidR="00A42C39" w:rsidRPr="00A1015D" w:rsidRDefault="00A42C39" w:rsidP="008F252E">
            <w:pPr>
              <w:spacing w:before="160"/>
              <w:jc w:val="right"/>
              <w:rPr>
                <w:b/>
              </w:rPr>
            </w:pPr>
            <w:r w:rsidRPr="00A1015D">
              <w:rPr>
                <w:b/>
              </w:rPr>
              <w:t>[</w:t>
            </w:r>
            <w:r w:rsidR="008F252E">
              <w:rPr>
                <w:b/>
              </w:rPr>
              <w:t>3</w:t>
            </w:r>
            <w:r w:rsidRPr="00A1015D">
              <w:rPr>
                <w:b/>
              </w:rPr>
              <w:t>]</w:t>
            </w:r>
          </w:p>
        </w:tc>
      </w:tr>
    </w:tbl>
    <w:p w14:paraId="20228C1F" w14:textId="68DE4694" w:rsidR="00F0628E" w:rsidRDefault="00A42C39" w:rsidP="00153698">
      <w:r>
        <w:t xml:space="preserve">where σ is the standard deviation of the noise, and </w:t>
      </w:r>
      <w:proofErr w:type="spellStart"/>
      <w:r>
        <w:rPr>
          <w:b/>
        </w:rPr>
        <w:t>x</w:t>
      </w:r>
      <w:r>
        <w:rPr>
          <w:i/>
          <w:vertAlign w:val="subscript"/>
        </w:rPr>
        <w:t>n</w:t>
      </w:r>
      <w:proofErr w:type="spellEnd"/>
      <w:r>
        <w:t xml:space="preserve"> is the acquisition protocol for the </w:t>
      </w:r>
      <w:r>
        <w:rPr>
          <w:i/>
        </w:rPr>
        <w:t>n</w:t>
      </w:r>
      <w:r>
        <w:rPr>
          <w:vertAlign w:val="superscript"/>
        </w:rPr>
        <w:t>th</w:t>
      </w:r>
      <w:r>
        <w:t xml:space="preserve"> </w:t>
      </w:r>
      <w:r w:rsidR="00BA4187">
        <w:t xml:space="preserve">measurement out of </w:t>
      </w:r>
      <w:r w:rsidR="00153698">
        <w:t>N unique measurements</w:t>
      </w:r>
      <w:r>
        <w:t>. The CRLB is defined as the</w:t>
      </w:r>
      <w:r w:rsidR="003D150C">
        <w:t xml:space="preserve"> diagonal elements</w:t>
      </w:r>
      <w:r w:rsidR="006F572D">
        <w:t xml:space="preserve"> of </w:t>
      </w:r>
      <w:r w:rsidR="006F572D">
        <w:rPr>
          <w:b/>
        </w:rPr>
        <w:t>J</w:t>
      </w:r>
      <w:r w:rsidR="006F572D">
        <w:rPr>
          <w:vertAlign w:val="superscript"/>
        </w:rPr>
        <w:t>-1</w:t>
      </w:r>
      <w:r>
        <w:t>,</w:t>
      </w:r>
      <w:r w:rsidR="006F572D">
        <w:t xml:space="preserve"> and the trace of this matrix provides an overall estimate of the minimum variance of a model. H</w:t>
      </w:r>
      <w:r>
        <w:t>owever</w:t>
      </w:r>
      <w:r w:rsidR="006F572D">
        <w:t>,</w:t>
      </w:r>
      <w:r>
        <w:t xml:space="preserve"> </w:t>
      </w:r>
      <w:r w:rsidR="006F572D">
        <w:t>because</w:t>
      </w:r>
      <w:r w:rsidR="00153698">
        <w:t xml:space="preserve"> the </w:t>
      </w:r>
      <w:proofErr w:type="spellStart"/>
      <w:r w:rsidR="006F572D">
        <w:t>qMT</w:t>
      </w:r>
      <w:proofErr w:type="spellEnd"/>
      <w:r w:rsidR="006F572D">
        <w:t xml:space="preserve"> fitting parameters differ largely in their </w:t>
      </w:r>
      <w:r w:rsidR="00153698">
        <w:t>order of magnitudes, the parameter-normalized CRLB</w:t>
      </w:r>
      <w:r w:rsidR="008F252E">
        <w:t xml:space="preserve"> (</w:t>
      </w:r>
      <w:r w:rsidR="008F252E">
        <w:rPr>
          <w:i/>
        </w:rPr>
        <w:t>V</w:t>
      </w:r>
      <w:r w:rsidR="008F252E">
        <w:t>)</w:t>
      </w:r>
      <w:r w:rsidR="00153698">
        <w:t xml:space="preserve"> is defined</w:t>
      </w:r>
      <w:r w:rsidR="00706223">
        <w:t xml:space="preserve"> instead</w:t>
      </w:r>
      <w:r w:rsidR="00153698">
        <w:t xml:space="preserve"> </w:t>
      </w:r>
      <w:r w:rsidR="00153698">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153698">
        <w:fldChar w:fldCharType="separate"/>
      </w:r>
      <w:r w:rsidR="00070151">
        <w:rPr>
          <w:noProof/>
        </w:rPr>
        <w:t>(</w:t>
      </w:r>
      <w:hyperlink w:anchor="_ENREF_1_19" w:tooltip="Cercignani, 2006 #3570" w:history="1">
        <w:r w:rsidR="000529E1">
          <w:rPr>
            <w:noProof/>
          </w:rPr>
          <w:t>19</w:t>
        </w:r>
      </w:hyperlink>
      <w:r w:rsidR="00070151">
        <w:rPr>
          <w:noProof/>
        </w:rPr>
        <w:t>)</w:t>
      </w:r>
      <w:r w:rsidR="00153698">
        <w:fldChar w:fldCharType="end"/>
      </w:r>
      <w:r w:rsidR="00153698">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31"/>
        <w:gridCol w:w="1974"/>
      </w:tblGrid>
      <w:tr w:rsidR="00A82A7C" w:rsidRPr="00A1015D" w14:paraId="22D1743C" w14:textId="77777777" w:rsidTr="00B63A18">
        <w:tc>
          <w:tcPr>
            <w:tcW w:w="1000" w:type="pct"/>
          </w:tcPr>
          <w:p w14:paraId="68663DF4" w14:textId="77777777" w:rsidR="00A82A7C" w:rsidRPr="00A1015D" w:rsidRDefault="00A82A7C" w:rsidP="005055DA"/>
        </w:tc>
        <w:tc>
          <w:tcPr>
            <w:tcW w:w="3000" w:type="pct"/>
          </w:tcPr>
          <w:p w14:paraId="3563986D" w14:textId="77777777" w:rsidR="00A82A7C" w:rsidRPr="00F84B73" w:rsidRDefault="00EA736D" w:rsidP="00862367">
            <m:oMathPara>
              <m:oMath>
                <m:r>
                  <w:rPr>
                    <w:rFonts w:ascii="Cambria Math" w:hAnsi="Cambria Math"/>
                  </w:rPr>
                  <m:t>V</m:t>
                </m:r>
                <m:r>
                  <m:rPr>
                    <m:sty m:val="bi"/>
                  </m:rPr>
                  <w:rPr>
                    <w:rFonts w:ascii="Cambria Math" w:hAnsi="Cambria Math"/>
                  </w:rPr>
                  <m:t xml:space="preserve">= </m:t>
                </m:r>
                <m:nary>
                  <m:naryPr>
                    <m:chr m:val="∑"/>
                    <m:limLoc m:val="subSup"/>
                    <m:supHide m:val="1"/>
                    <m:ctrlPr>
                      <w:rPr>
                        <w:rFonts w:ascii="Cambria Math" w:hAnsi="Cambria Math"/>
                        <w:b/>
                        <w:i/>
                      </w:rPr>
                    </m:ctrlPr>
                  </m:naryPr>
                  <m:sub>
                    <m:r>
                      <w:rPr>
                        <w:rFonts w:ascii="Cambria Math" w:hAnsi="Cambria Math"/>
                      </w:rPr>
                      <m:t>i</m:t>
                    </m:r>
                  </m:sub>
                  <m:sup/>
                  <m:e>
                    <m:sSup>
                      <m:sSupPr>
                        <m:ctrlPr>
                          <w:rPr>
                            <w:rFonts w:ascii="Cambria Math" w:hAnsi="Cambria Math"/>
                            <w:b/>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m:rPr>
                            <m:sty m:val="bi"/>
                          </m:rPr>
                          <w:rPr>
                            <w:rFonts w:ascii="Cambria Math" w:hAnsi="Cambria Math"/>
                          </w:rPr>
                          <m:t>-2</m:t>
                        </m:r>
                      </m:sup>
                    </m:sSup>
                    <m:sSub>
                      <m:sSubPr>
                        <m:ctrlPr>
                          <w:rPr>
                            <w:rFonts w:ascii="Cambria Math" w:hAnsi="Cambria Math"/>
                            <w:b/>
                            <w:i/>
                          </w:rPr>
                        </m:ctrlPr>
                      </m:sSubPr>
                      <m:e>
                        <m:d>
                          <m:dPr>
                            <m:begChr m:val="["/>
                            <m:endChr m:val="]"/>
                            <m:ctrlPr>
                              <w:rPr>
                                <w:rFonts w:ascii="Cambria Math" w:hAnsi="Cambria Math"/>
                                <w:b/>
                                <w:i/>
                              </w:rPr>
                            </m:ctrlPr>
                          </m:dPr>
                          <m:e>
                            <m:sSup>
                              <m:sSupPr>
                                <m:ctrlPr>
                                  <w:rPr>
                                    <w:rFonts w:ascii="Cambria Math" w:hAnsi="Cambria Math"/>
                                    <w:b/>
                                  </w:rPr>
                                </m:ctrlPr>
                              </m:sSupPr>
                              <m:e>
                                <m:r>
                                  <m:rPr>
                                    <m:sty m:val="b"/>
                                  </m:rPr>
                                  <w:rPr>
                                    <w:rFonts w:ascii="Cambria Math" w:hAnsi="Cambria Math"/>
                                  </w:rPr>
                                  <m:t>J</m:t>
                                </m:r>
                              </m:e>
                              <m:sup>
                                <m:r>
                                  <m:rPr>
                                    <m:sty m:val="bi"/>
                                  </m:rPr>
                                  <w:rPr>
                                    <w:rFonts w:ascii="Cambria Math" w:hAnsi="Cambria Math"/>
                                  </w:rPr>
                                  <m:t>-1</m:t>
                                </m:r>
                              </m:sup>
                            </m:sSup>
                          </m:e>
                        </m:d>
                      </m:e>
                      <m:sub>
                        <m:r>
                          <m:rPr>
                            <m:sty m:val="bi"/>
                          </m:rPr>
                          <w:rPr>
                            <w:rFonts w:ascii="Cambria Math" w:hAnsi="Cambria Math"/>
                          </w:rPr>
                          <m:t>ii</m:t>
                        </m:r>
                      </m:sub>
                    </m:sSub>
                  </m:e>
                </m:nary>
              </m:oMath>
            </m:oMathPara>
          </w:p>
        </w:tc>
        <w:tc>
          <w:tcPr>
            <w:tcW w:w="999" w:type="pct"/>
          </w:tcPr>
          <w:p w14:paraId="48DB5ED2" w14:textId="77777777" w:rsidR="00A82A7C" w:rsidRPr="00A1015D" w:rsidRDefault="00A82A7C" w:rsidP="00A82A7C">
            <w:pPr>
              <w:spacing w:before="160"/>
              <w:jc w:val="right"/>
              <w:rPr>
                <w:b/>
              </w:rPr>
            </w:pPr>
            <w:r w:rsidRPr="00A1015D">
              <w:rPr>
                <w:b/>
              </w:rPr>
              <w:t>[</w:t>
            </w:r>
            <w:r w:rsidR="00153698">
              <w:rPr>
                <w:b/>
              </w:rPr>
              <w:t>4</w:t>
            </w:r>
            <w:r w:rsidRPr="00A1015D">
              <w:rPr>
                <w:b/>
              </w:rPr>
              <w:t>]</w:t>
            </w:r>
          </w:p>
        </w:tc>
      </w:tr>
    </w:tbl>
    <w:p w14:paraId="5864E262" w14:textId="4E235B9F" w:rsidR="00A65AE8" w:rsidRDefault="008F252E" w:rsidP="008F252E">
      <w:r>
        <w:t xml:space="preserve">In this work, we propose a regularization approach to </w:t>
      </w:r>
      <w:r w:rsidR="00533E7C">
        <w:t>simultaneously optimize against both</w:t>
      </w:r>
      <w:r>
        <w:t xml:space="preserve"> noise (Eq. 4) and B</w:t>
      </w:r>
      <w:r>
        <w:rPr>
          <w:vertAlign w:val="subscript"/>
        </w:rPr>
        <w:t>1</w:t>
      </w:r>
      <w:r>
        <w:t xml:space="preserve">-error propagation (Eq. 2), using an iterative optimization approach for the acquisition protocol design </w:t>
      </w:r>
      <w:r>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 </w:instrTex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EN.CITE.DATA </w:instrText>
      </w:r>
      <w:r w:rsidR="009B778A">
        <w:fldChar w:fldCharType="end"/>
      </w:r>
      <w:r>
        <w:fldChar w:fldCharType="separate"/>
      </w:r>
      <w:r w:rsidR="009B778A">
        <w:rPr>
          <w:noProof/>
        </w:rPr>
        <w:t>(</w:t>
      </w:r>
      <w:hyperlink w:anchor="_ENREF_1_17" w:tooltip="Levesque, 2011 #2822" w:history="1">
        <w:r w:rsidR="000529E1">
          <w:rPr>
            <w:noProof/>
          </w:rPr>
          <w:t>17</w:t>
        </w:r>
      </w:hyperlink>
      <w:r w:rsidR="009B778A">
        <w:rPr>
          <w:noProof/>
        </w:rPr>
        <w:t>)</w:t>
      </w:r>
      <w:r>
        <w:fldChar w:fldCharType="end"/>
      </w:r>
      <w:r>
        <w:t>. Particularly, we are interested in minimizing the propagation of B</w:t>
      </w:r>
      <w:r>
        <w:rPr>
          <w:vertAlign w:val="subscript"/>
        </w:rPr>
        <w:t>1</w:t>
      </w:r>
      <w:r>
        <w:t xml:space="preserve">-error to the pool-size ratio </w:t>
      </w:r>
      <w:r>
        <w:rPr>
          <w:i/>
        </w:rPr>
        <w:t>F</w:t>
      </w:r>
      <w:r>
        <w:t xml:space="preserve"> (Δ</w:t>
      </w:r>
      <w:r>
        <w:rPr>
          <w:i/>
        </w:rPr>
        <w:t>F</w:t>
      </w:r>
      <w:r>
        <w:t>)</w:t>
      </w:r>
      <w:r w:rsidR="00C15EEC">
        <w:t xml:space="preserve"> because of its demonstrated potential as a biomarker for myelin content</w:t>
      </w:r>
      <w:r>
        <w:t xml:space="preserve">. Thus, to optimally reduce an acquisition protocol of N unique measurements to N-1 measurements, each iteration </w:t>
      </w:r>
      <w:r w:rsidR="00706223">
        <w:t>evaluates</w:t>
      </w:r>
      <w:r>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8F484B" w:rsidRPr="00A1015D" w14:paraId="4028D06C" w14:textId="77777777" w:rsidTr="005055DA">
        <w:tc>
          <w:tcPr>
            <w:tcW w:w="1000" w:type="pct"/>
          </w:tcPr>
          <w:p w14:paraId="314DB979" w14:textId="77777777" w:rsidR="008F484B" w:rsidRPr="00A1015D" w:rsidRDefault="008F484B" w:rsidP="00A517BE">
            <w:pPr>
              <w:jc w:val="right"/>
            </w:pPr>
          </w:p>
        </w:tc>
        <w:tc>
          <w:tcPr>
            <w:tcW w:w="3000" w:type="pct"/>
          </w:tcPr>
          <w:p w14:paraId="0DD111B4" w14:textId="77777777" w:rsidR="008F484B" w:rsidRPr="008F484B" w:rsidRDefault="008F484B" w:rsidP="008F484B">
            <w:pPr>
              <w:rPr>
                <w:rFonts w:eastAsia="Times"/>
                <w:lang w:val="en-US" w:eastAsia="en-US"/>
              </w:rPr>
            </w:pPr>
            <m:oMathPara>
              <m:oMath>
                <m:r>
                  <m:rPr>
                    <m:sty m:val="bi"/>
                  </m:rPr>
                  <w:rPr>
                    <w:rFonts w:ascii="Cambria Math" w:hAnsi="Cambria Math"/>
                  </w:rPr>
                  <m:t xml:space="preserve"> </m:t>
                </m:r>
                <m:func>
                  <m:funcPr>
                    <m:ctrlPr>
                      <w:rPr>
                        <w:rFonts w:ascii="Cambria Math" w:eastAsia="Times" w:hAnsi="Cambria Math"/>
                        <w:i/>
                        <w:lang w:val="en-US" w:eastAsia="en-US"/>
                      </w:rPr>
                    </m:ctrlPr>
                  </m:funcPr>
                  <m:fName>
                    <m:limLow>
                      <m:limLowPr>
                        <m:ctrlPr>
                          <w:rPr>
                            <w:rFonts w:ascii="Cambria Math" w:eastAsia="Times" w:hAnsi="Cambria Math"/>
                            <w:i/>
                            <w:lang w:val="en-US" w:eastAsia="en-US"/>
                          </w:rPr>
                        </m:ctrlPr>
                      </m:limLowPr>
                      <m:e>
                        <m:r>
                          <m:rPr>
                            <m:sty m:val="p"/>
                          </m:rPr>
                          <w:rPr>
                            <w:rFonts w:ascii="Cambria Math" w:hAnsi="Cambria Math"/>
                          </w:rPr>
                          <m:t>min</m:t>
                        </m:r>
                      </m:e>
                      <m:lim>
                        <m:sSub>
                          <m:sSubPr>
                            <m:ctrlPr>
                              <w:rPr>
                                <w:rFonts w:ascii="Cambria Math" w:hAnsi="Cambria Math"/>
                                <w:b/>
                                <w:i/>
                              </w:rPr>
                            </m:ctrlPr>
                          </m:sSubPr>
                          <m:e/>
                          <m:sub>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N-1</m:t>
                                </m:r>
                              </m:sup>
                            </m:sSup>
                          </m:sub>
                        </m:sSub>
                      </m:lim>
                    </m:limLow>
                  </m:fName>
                  <m:e>
                    <m:d>
                      <m:dPr>
                        <m:ctrlPr>
                          <w:rPr>
                            <w:rFonts w:ascii="Cambria Math" w:eastAsia="Times" w:hAnsi="Cambria Math"/>
                            <w:i/>
                            <w:lang w:val="en-US" w:eastAsia="en-US"/>
                          </w:rPr>
                        </m:ctrlPr>
                      </m:dPr>
                      <m:e>
                        <m:f>
                          <m:fPr>
                            <m:ctrlPr>
                              <w:rPr>
                                <w:rFonts w:ascii="Cambria Math" w:eastAsia="Times" w:hAnsi="Cambria Math"/>
                                <w:i/>
                                <w:lang w:val="en-US" w:eastAsia="en-US"/>
                              </w:rPr>
                            </m:ctrlPr>
                          </m:fPr>
                          <m:num>
                            <m:sSub>
                              <m:sSubPr>
                                <m:ctrlPr>
                                  <w:rPr>
                                    <w:rFonts w:ascii="Cambria Math" w:eastAsia="Times" w:hAnsi="Cambria Math"/>
                                    <w:i/>
                                    <w:lang w:val="en-US" w:eastAsia="en-US"/>
                                  </w:rPr>
                                </m:ctrlPr>
                              </m:sSubPr>
                              <m:e>
                                <m:r>
                                  <w:rPr>
                                    <w:rFonts w:ascii="Cambria Math" w:hAnsi="Cambria Math"/>
                                  </w:rPr>
                                  <m:t>V</m:t>
                                </m:r>
                              </m:e>
                              <m:sub>
                                <m:r>
                                  <w:rPr>
                                    <w:rFonts w:ascii="Cambria Math" w:hAnsi="Cambria Math"/>
                                  </w:rPr>
                                  <m:t>N-1</m:t>
                                </m:r>
                              </m:sub>
                            </m:sSub>
                          </m:num>
                          <m:den>
                            <m:sSub>
                              <m:sSubPr>
                                <m:ctrlPr>
                                  <w:rPr>
                                    <w:rFonts w:ascii="Cambria Math" w:eastAsia="Times" w:hAnsi="Cambria Math"/>
                                    <w:i/>
                                    <w:lang w:val="en-US" w:eastAsia="en-US"/>
                                  </w:rPr>
                                </m:ctrlPr>
                              </m:sSubPr>
                              <m:e>
                                <m:r>
                                  <w:rPr>
                                    <w:rFonts w:ascii="Cambria Math" w:hAnsi="Cambria Math"/>
                                  </w:rPr>
                                  <m:t>V</m:t>
                                </m:r>
                              </m:e>
                              <m:sub>
                                <m:r>
                                  <w:rPr>
                                    <w:rFonts w:ascii="Cambria Math" w:hAnsi="Cambria Math"/>
                                  </w:rPr>
                                  <m:t>N</m:t>
                                </m:r>
                              </m:sub>
                            </m:sSub>
                          </m:den>
                        </m:f>
                        <m:r>
                          <m:rPr>
                            <m:sty m:val="bi"/>
                          </m:rPr>
                          <w:rPr>
                            <w:rFonts w:ascii="Cambria Math" w:hAnsi="Cambria Math"/>
                          </w:rPr>
                          <m:t>+</m:t>
                        </m:r>
                        <m:r>
                          <w:rPr>
                            <w:rFonts w:ascii="Cambria Math" w:hAnsi="Cambria Math"/>
                          </w:rPr>
                          <m:t>λ</m:t>
                        </m:r>
                        <m:func>
                          <m:funcPr>
                            <m:ctrlPr>
                              <w:rPr>
                                <w:rFonts w:ascii="Cambria Math" w:hAnsi="Cambria Math"/>
                                <w:b/>
                                <w:i/>
                              </w:rPr>
                            </m:ctrlPr>
                          </m:funcPr>
                          <m:fName>
                            <m:limLow>
                              <m:limLowPr>
                                <m:ctrlPr>
                                  <w:rPr>
                                    <w:rFonts w:ascii="Cambria Math" w:hAnsi="Cambria Math"/>
                                    <w:b/>
                                    <w:i/>
                                  </w:rPr>
                                </m:ctrlPr>
                              </m:limLowPr>
                              <m:e>
                                <m:r>
                                  <m:rPr>
                                    <m:sty m:val="p"/>
                                  </m:rPr>
                                  <w:rPr>
                                    <w:rFonts w:ascii="Cambria Math" w:hAnsi="Cambria Math"/>
                                  </w:rPr>
                                  <m:t>argmin</m:t>
                                </m:r>
                              </m:e>
                              <m:lim>
                                <m:r>
                                  <w:rPr>
                                    <w:rFonts w:ascii="Cambria Math" w:hAnsi="Cambria Math"/>
                                  </w:rPr>
                                  <m:t>∆F</m:t>
                                </m:r>
                              </m:lim>
                            </m:limLow>
                          </m:fName>
                          <m:e>
                            <m:sSub>
                              <m:sSubPr>
                                <m:ctrlPr>
                                  <w:rPr>
                                    <w:rFonts w:ascii="Cambria Math" w:hAnsi="Cambria Math"/>
                                    <w:b/>
                                    <w:i/>
                                  </w:rPr>
                                </m:ctrlPr>
                              </m:sSubPr>
                              <m:e>
                                <m:d>
                                  <m:dPr>
                                    <m:begChr m:val="‖"/>
                                    <m:endChr m:val="‖"/>
                                    <m:ctrlPr>
                                      <w:rPr>
                                        <w:rFonts w:ascii="Cambria Math" w:hAnsi="Cambria Math"/>
                                        <w:b/>
                                        <w:i/>
                                      </w:rPr>
                                    </m:ctrlPr>
                                  </m:dPr>
                                  <m:e>
                                    <m:sSubSup>
                                      <m:sSubSupPr>
                                        <m:ctrlPr>
                                          <w:rPr>
                                            <w:rFonts w:ascii="Cambria Math" w:hAnsi="Cambria Math"/>
                                            <w:b/>
                                            <w:i/>
                                          </w:rPr>
                                        </m:ctrlPr>
                                      </m:sSubSupPr>
                                      <m:e>
                                        <m:r>
                                          <m:rPr>
                                            <m:sty m:val="b"/>
                                          </m:rPr>
                                          <w:rPr>
                                            <w:rFonts w:ascii="Cambria Math" w:hAnsi="Cambria Math"/>
                                          </w:rPr>
                                          <m:t>S</m:t>
                                        </m:r>
                                      </m:e>
                                      <m:sub>
                                        <m:r>
                                          <m:rPr>
                                            <m:sty m:val="bi"/>
                                          </m:rPr>
                                          <w:rPr>
                                            <w:rFonts w:ascii="Cambria Math" w:hAnsi="Cambria Math"/>
                                          </w:rPr>
                                          <m:t>p</m:t>
                                        </m:r>
                                      </m:sub>
                                      <m:sup>
                                        <m:r>
                                          <m:rPr>
                                            <m:sty m:val="bi"/>
                                          </m:rPr>
                                          <w:rPr>
                                            <w:rFonts w:ascii="Cambria Math" w:hAnsi="Cambria Math"/>
                                          </w:rPr>
                                          <m:t>N-1</m:t>
                                        </m:r>
                                      </m:sup>
                                    </m:sSubSup>
                                    <m:r>
                                      <m:rPr>
                                        <m:sty m:val="bi"/>
                                      </m:rPr>
                                      <w:rPr>
                                        <w:rFonts w:ascii="Cambria Math" w:hAnsi="Cambria Math"/>
                                      </w:rPr>
                                      <m:t>∆p+</m:t>
                                    </m:r>
                                    <m:sSubSup>
                                      <m:sSubSupPr>
                                        <m:ctrlPr>
                                          <w:rPr>
                                            <w:rFonts w:ascii="Cambria Math" w:hAnsi="Cambria Math"/>
                                            <w:b/>
                                            <w:i/>
                                          </w:rPr>
                                        </m:ctrlPr>
                                      </m:sSubSup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up>
                                        <m:r>
                                          <m:rPr>
                                            <m:sty m:val="bi"/>
                                          </m:rPr>
                                          <w:rPr>
                                            <w:rFonts w:ascii="Cambria Math" w:hAnsi="Cambria Math"/>
                                          </w:rPr>
                                          <m:t>N-1</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e>
                              <m:sub>
                                <m:r>
                                  <m:rPr>
                                    <m:sty m:val="bi"/>
                                  </m:rPr>
                                  <w:rPr>
                                    <w:rFonts w:ascii="Cambria Math" w:hAnsi="Cambria Math"/>
                                  </w:rPr>
                                  <m:t>2</m:t>
                                </m:r>
                              </m:sub>
                            </m:sSub>
                          </m:e>
                        </m:func>
                      </m:e>
                    </m:d>
                  </m:e>
                </m:func>
              </m:oMath>
            </m:oMathPara>
          </w:p>
        </w:tc>
        <w:tc>
          <w:tcPr>
            <w:tcW w:w="1000" w:type="pct"/>
          </w:tcPr>
          <w:p w14:paraId="28A0E974" w14:textId="77777777" w:rsidR="008F484B" w:rsidRPr="00A1015D" w:rsidRDefault="008F484B" w:rsidP="008F484B">
            <w:pPr>
              <w:spacing w:before="160"/>
              <w:jc w:val="right"/>
              <w:rPr>
                <w:b/>
              </w:rPr>
            </w:pPr>
            <w:r w:rsidRPr="00A1015D">
              <w:rPr>
                <w:b/>
              </w:rPr>
              <w:t>[</w:t>
            </w:r>
            <w:r>
              <w:rPr>
                <w:b/>
              </w:rPr>
              <w:t>5</w:t>
            </w:r>
            <w:r w:rsidRPr="00A1015D">
              <w:rPr>
                <w:b/>
              </w:rPr>
              <w:t>]</w:t>
            </w:r>
          </w:p>
        </w:tc>
      </w:tr>
    </w:tbl>
    <w:p w14:paraId="78D08B6F" w14:textId="4C179039" w:rsidR="008F252E" w:rsidRDefault="008F252E" w:rsidP="008F252E">
      <w:r>
        <w:t>where λ is the regularization parameter</w:t>
      </w:r>
      <w:r w:rsidR="00680C0F">
        <w:t xml:space="preserve"> constant</w:t>
      </w:r>
      <w:r w:rsidR="00494E44">
        <w:t xml:space="preserve">, and </w:t>
      </w:r>
      <w:r w:rsidR="00494E44">
        <w:rPr>
          <w:b/>
        </w:rPr>
        <w:t>x</w:t>
      </w:r>
      <w:r w:rsidR="00494E44">
        <w:rPr>
          <w:vertAlign w:val="superscript"/>
        </w:rPr>
        <w:t>N-1</w:t>
      </w:r>
      <w:r w:rsidR="00494E44">
        <w:t xml:space="preserve"> is the N-1 optimal </w:t>
      </w:r>
      <w:proofErr w:type="spellStart"/>
      <w:r w:rsidR="00494E44">
        <w:t>qMT</w:t>
      </w:r>
      <w:proofErr w:type="spellEnd"/>
      <w:r w:rsidR="00494E44">
        <w:t xml:space="preserve"> subset protocol of </w:t>
      </w:r>
      <w:proofErr w:type="spellStart"/>
      <w:r w:rsidR="00494E44">
        <w:rPr>
          <w:b/>
        </w:rPr>
        <w:t>x</w:t>
      </w:r>
      <w:r w:rsidR="00494E44">
        <w:rPr>
          <w:vertAlign w:val="superscript"/>
        </w:rPr>
        <w:t>N</w:t>
      </w:r>
      <w:proofErr w:type="spellEnd"/>
      <w:r w:rsidR="00494E44">
        <w:t xml:space="preserve"> for a given iteration</w:t>
      </w:r>
      <w:r w:rsidR="00680C0F">
        <w:t>. Th</w:t>
      </w:r>
      <w:r w:rsidR="00494E44">
        <w:t>e</w:t>
      </w:r>
      <w:r w:rsidR="00680C0F">
        <w:t xml:space="preserve"> regularization parameter </w:t>
      </w:r>
      <w:r w:rsidR="00463B75">
        <w:t xml:space="preserve">λ value </w:t>
      </w:r>
      <w:r w:rsidR="00680C0F">
        <w:t xml:space="preserve">controls the tradeoff between CRLB (noise) and </w:t>
      </w:r>
      <w:r w:rsidR="00680C0F">
        <w:rPr>
          <w:i/>
        </w:rPr>
        <w:t>F</w:t>
      </w:r>
      <w:r w:rsidR="00680C0F">
        <w:t xml:space="preserve"> sensitivity to B</w:t>
      </w:r>
      <w:r w:rsidR="00680C0F">
        <w:rPr>
          <w:vertAlign w:val="subscript"/>
        </w:rPr>
        <w:t>1</w:t>
      </w:r>
      <w:r w:rsidR="00680C0F">
        <w:t>-inaccuracies during the optimization.</w:t>
      </w:r>
    </w:p>
    <w:p w14:paraId="7382171C" w14:textId="77777777" w:rsidR="008C2AA3" w:rsidRPr="00A1015D" w:rsidRDefault="00A91D2B" w:rsidP="00814052">
      <w:pPr>
        <w:pStyle w:val="Titre1"/>
      </w:pPr>
      <w:r w:rsidRPr="00A1015D">
        <w:t>METHODS</w:t>
      </w:r>
    </w:p>
    <w:p w14:paraId="60BD7BB0" w14:textId="6423DCA1" w:rsidR="00BC7113" w:rsidRDefault="00BC7113" w:rsidP="00BC7113">
      <w:pPr>
        <w:spacing w:before="10"/>
      </w:pPr>
      <w:r>
        <w:t xml:space="preserve">The core </w:t>
      </w:r>
      <w:proofErr w:type="spellStart"/>
      <w:r>
        <w:t>qMT</w:t>
      </w:r>
      <w:proofErr w:type="spellEnd"/>
      <w:r>
        <w:t xml:space="preserve"> functions and routines used in the simulations</w:t>
      </w:r>
      <w:r w:rsidR="0099595A">
        <w:t xml:space="preserve"> and fitting of this work are from </w:t>
      </w:r>
      <w:proofErr w:type="spellStart"/>
      <w:r w:rsidR="0099595A">
        <w:t>qMRLab</w:t>
      </w:r>
      <w:proofErr w:type="spellEnd"/>
      <w:r w:rsidR="0099595A">
        <w:t xml:space="preserve"> (</w:t>
      </w:r>
      <w:r w:rsidR="0099595A" w:rsidRPr="00A65AE8">
        <w:t>http://github.com/neuropoly/qMRLab</w:t>
      </w:r>
      <w:r w:rsidR="0099595A">
        <w:t xml:space="preserve">), an open-sourced quantitative MRI software packaged </w:t>
      </w:r>
      <w:r w:rsidR="001630E4">
        <w:t xml:space="preserve">that </w:t>
      </w:r>
      <w:r w:rsidR="0099595A">
        <w:t xml:space="preserve">evolved from </w:t>
      </w:r>
      <w:proofErr w:type="spellStart"/>
      <w:r w:rsidR="0099595A">
        <w:t>qMTLab</w:t>
      </w:r>
      <w:proofErr w:type="spellEnd"/>
      <w:r w:rsidR="0099595A">
        <w:t xml:space="preserve"> </w:t>
      </w:r>
      <w:r w:rsidR="0099595A">
        <w:fldChar w:fldCharType="begin"/>
      </w:r>
      <w:r w:rsidR="00163F81">
        <w:instrText xml:space="preserve"> </w:instrText>
      </w:r>
      <w:r w:rsidR="00410A7E">
        <w:instrText>ADDIN</w:instrText>
      </w:r>
      <w:r w:rsidR="00163F81">
        <w:instrText xml:space="preserve"> EN.CITE &lt;EndNote&gt;&lt;Cite&gt;&lt;Author&gt;Cabana&lt;/Author&gt;&lt;Year&gt;2016&lt;/Year&gt;&lt;RecNum&gt;8231&lt;/RecNum&gt;&lt;DisplayText&gt;(25)&lt;/DisplayText&gt;&lt;record&gt;&lt;rec-number&gt;8231&lt;/rec-number&gt;&lt;foreign-keys&gt;&lt;key app="EN" db-id="wsx2zxvfv2f923ezt58xsvan9zzwpdv5vewx" timestamp="1463670582"&gt;8231&lt;/key&gt;&lt;/foreign-keys&gt;&lt;ref-type name="Journal Article"&gt;17&lt;/ref-type&gt;&lt;contributors&gt;&lt;authors&gt;&lt;author&gt;Cabana, Jean-François&lt;/author&gt;&lt;author&gt;Gu, Ye&lt;/author&gt;&lt;author&gt;Boudreau, Mathieu&lt;/author&gt;&lt;author&gt;Levesque, Ives R.&lt;/author&gt;&lt;author&gt;Atchia, Yaaseen&lt;/author&gt;&lt;author&gt;Sled, John G.&lt;/author&gt;&lt;author&gt;Narayanan, Sridar&lt;/author&gt;&lt;author&gt;Arnold, Douglas L.&lt;/author&gt;&lt;author&gt;Pike, G. Bruce&lt;/author&gt;&lt;author&gt;Cohen-Adad, Julien&lt;/author&gt;&lt;author&gt;Duval, Tanguy&lt;/author&gt;&lt;author&gt;Vuong, Manh-Tung&lt;/author&gt;&lt;author&gt;Stikov, Nikola&lt;/author&gt;&lt;/authors&gt;&lt;/contributors&gt;&lt;titles&gt;&lt;title&gt;Quantitative magnetization transfer imaging made easy with qMTLab: Software for data simulation, analysis, and visualization&lt;/title&gt;&lt;secondary-title&gt;Concepts in Magnetic Resonance Part A&lt;/secondary-title&gt;&lt;/titles&gt;&lt;pages&gt;n/a-n/a&lt;/pages&gt;&lt;keywords&gt;&lt;keyword&gt;magnetization transfer&lt;/keyword&gt;&lt;keyword&gt;quantitative magnetization transfer imaging&lt;/keyword&gt;&lt;keyword&gt;qMTI&lt;/keyword&gt;&lt;keyword&gt;software&lt;/keyword&gt;&lt;keyword&gt;open-source&lt;/keyword&gt;&lt;keyword&gt;simulation&lt;/keyword&gt;&lt;keyword&gt;data fitting&lt;/keyword&gt;&lt;keyword&gt;two pool model&lt;/keyword&gt;&lt;keyword&gt;binary spin-bath model&lt;/keyword&gt;&lt;/keywords&gt;&lt;dates&gt;&lt;year&gt;2016&lt;/year&gt;&lt;/dates&gt;&lt;isbn&gt;1552-5023&lt;/isbn&gt;&lt;urls&gt;&lt;related-urls&gt;&lt;url&gt;http://dx.doi.org/10.1002/cmr.a.21357&lt;/url&gt;&lt;/related-urls&gt;&lt;/urls&gt;&lt;electronic-resource-num&gt;10.1002/cmr.a.21357&lt;/electronic-resource-num&gt;&lt;/record&gt;&lt;/Cite&gt;&lt;/EndNote&gt;</w:instrText>
      </w:r>
      <w:r w:rsidR="0099595A">
        <w:fldChar w:fldCharType="separate"/>
      </w:r>
      <w:r w:rsidR="00163F81">
        <w:rPr>
          <w:noProof/>
        </w:rPr>
        <w:t>(</w:t>
      </w:r>
      <w:hyperlink w:anchor="_ENREF_1_25" w:tooltip="Cabana, 2016 #8231" w:history="1">
        <w:r w:rsidR="000529E1">
          <w:rPr>
            <w:noProof/>
          </w:rPr>
          <w:t>25</w:t>
        </w:r>
      </w:hyperlink>
      <w:r w:rsidR="00163F81">
        <w:rPr>
          <w:noProof/>
        </w:rPr>
        <w:t>)</w:t>
      </w:r>
      <w:r w:rsidR="0099595A">
        <w:fldChar w:fldCharType="end"/>
      </w:r>
      <w:r w:rsidR="0099595A">
        <w:t xml:space="preserve"> </w:t>
      </w:r>
      <w:r w:rsidR="00E43EB3">
        <w:t xml:space="preserve">and is </w:t>
      </w:r>
      <w:r w:rsidR="0099595A">
        <w:t>written in MATLAB (</w:t>
      </w:r>
      <w:r w:rsidR="00B956EE" w:rsidRPr="00B956EE">
        <w:t>MATLAB 201</w:t>
      </w:r>
      <w:r w:rsidR="00B956EE">
        <w:t>7</w:t>
      </w:r>
      <w:r w:rsidR="00B956EE" w:rsidRPr="00B956EE">
        <w:t xml:space="preserve">a; </w:t>
      </w:r>
      <w:proofErr w:type="spellStart"/>
      <w:r w:rsidR="00B956EE" w:rsidRPr="00B956EE">
        <w:t>MathWorks</w:t>
      </w:r>
      <w:proofErr w:type="spellEnd"/>
      <w:r w:rsidR="00B956EE" w:rsidRPr="00B956EE">
        <w:t xml:space="preserve"> Inc., Natick, MA</w:t>
      </w:r>
      <w:r w:rsidR="0099595A">
        <w:t>). The</w:t>
      </w:r>
      <w:r w:rsidR="00E43EB3">
        <w:t xml:space="preserve"> additional</w:t>
      </w:r>
      <w:r w:rsidR="0099595A">
        <w:t xml:space="preserve"> source code developed in this work, particularly for numerically estimating the Jacobians </w:t>
      </w:r>
      <w:r w:rsidR="00E43EB3">
        <w:t xml:space="preserve">matrices </w:t>
      </w:r>
      <w:r w:rsidR="0099595A">
        <w:t>of the system, the protocol optimization algorithms, and</w:t>
      </w:r>
      <w:r w:rsidR="00B956EE">
        <w:t xml:space="preserve"> the Monte Carlo simulations, is</w:t>
      </w:r>
      <w:r w:rsidR="0099595A">
        <w:t xml:space="preserve"> released as its own open-source package (</w:t>
      </w:r>
      <w:r w:rsidR="0099595A" w:rsidRPr="00A65AE8">
        <w:t>http://github.com/</w:t>
      </w:r>
      <w:r w:rsidR="0099595A">
        <w:t xml:space="preserve">mathieuboudreau/qMTLab_Tabs). </w:t>
      </w:r>
      <w:r w:rsidR="00E43EB3">
        <w:t>The code</w:t>
      </w:r>
      <w:r w:rsidR="0099595A">
        <w:t xml:space="preserve"> was developed to wrap a</w:t>
      </w:r>
      <w:r w:rsidR="00E43EB3">
        <w:t xml:space="preserve">round the </w:t>
      </w:r>
      <w:proofErr w:type="spellStart"/>
      <w:r w:rsidR="00E43EB3">
        <w:t>qMRLab</w:t>
      </w:r>
      <w:proofErr w:type="spellEnd"/>
      <w:r w:rsidR="00E43EB3">
        <w:t xml:space="preserve"> code, so that it may</w:t>
      </w:r>
      <w:r w:rsidR="00B956EE">
        <w:t xml:space="preserve"> </w:t>
      </w:r>
      <w:ins w:id="58" w:author="Mathieu Boudreau" w:date="2017-10-18T16:13:00Z">
        <w:r w:rsidR="000658F8">
          <w:t xml:space="preserve">also </w:t>
        </w:r>
      </w:ins>
      <w:r w:rsidR="00B61ABB">
        <w:t>be</w:t>
      </w:r>
      <w:r w:rsidR="00B956EE">
        <w:t xml:space="preserve"> easily adaptable with</w:t>
      </w:r>
      <w:r w:rsidR="0099595A">
        <w:t xml:space="preserve"> other</w:t>
      </w:r>
      <w:r w:rsidR="00B956EE">
        <w:t xml:space="preserve"> </w:t>
      </w:r>
      <w:proofErr w:type="spellStart"/>
      <w:r w:rsidR="00B956EE">
        <w:t>qMT</w:t>
      </w:r>
      <w:proofErr w:type="spellEnd"/>
      <w:r w:rsidR="00B956EE">
        <w:t xml:space="preserve"> software packages or in-house code.</w:t>
      </w:r>
    </w:p>
    <w:p w14:paraId="603F0C24" w14:textId="77777777" w:rsidR="00303822" w:rsidRPr="00A1015D" w:rsidRDefault="00E71228" w:rsidP="004C36A8">
      <w:pPr>
        <w:pStyle w:val="Titre2"/>
      </w:pPr>
      <w:r>
        <w:t>Uniform Protocols</w:t>
      </w:r>
    </w:p>
    <w:p w14:paraId="6DC1AEEC" w14:textId="2CEE63AC" w:rsidR="000A4002" w:rsidRDefault="00B67D02" w:rsidP="000A4002">
      <w:r>
        <w:t xml:space="preserve">The regularization term in Eq. 5 proposed for </w:t>
      </w:r>
      <w:r w:rsidR="00503063">
        <w:t xml:space="preserve">optimizing </w:t>
      </w:r>
      <w:proofErr w:type="spellStart"/>
      <w:r w:rsidR="00503063">
        <w:t>qMT</w:t>
      </w:r>
      <w:proofErr w:type="spellEnd"/>
      <w:r w:rsidR="00503063">
        <w:t xml:space="preserve"> parameters</w:t>
      </w:r>
      <w:r>
        <w:t xml:space="preserve"> against B</w:t>
      </w:r>
      <w:r>
        <w:rPr>
          <w:vertAlign w:val="subscript"/>
        </w:rPr>
        <w:t>1</w:t>
      </w:r>
      <w:r w:rsidR="00503063">
        <w:t>-inaccuracies</w:t>
      </w:r>
      <w:r>
        <w:t xml:space="preserve"> was derived </w:t>
      </w:r>
      <w:r w:rsidR="005D4F04">
        <w:t>using</w:t>
      </w:r>
      <w:r>
        <w:t xml:space="preserve"> a first-order approximation of a Taylor series. To </w:t>
      </w:r>
      <w:r w:rsidR="009A0491">
        <w:t xml:space="preserve">test this </w:t>
      </w:r>
      <w:r>
        <w:t xml:space="preserve">approximation, </w:t>
      </w:r>
      <w:proofErr w:type="spellStart"/>
      <w:r w:rsidRPr="00B67D02">
        <w:rPr>
          <w:b/>
        </w:rPr>
        <w:t>Δ</w:t>
      </w:r>
      <w:r w:rsidRPr="00B67D02">
        <w:rPr>
          <w:b/>
          <w:i/>
        </w:rPr>
        <w:t>p</w:t>
      </w:r>
      <w:proofErr w:type="spellEnd"/>
      <w:r>
        <w:t xml:space="preserve"> values (Δ</w:t>
      </w:r>
      <w:r w:rsidRPr="00844646">
        <w:t xml:space="preserve">F, </w:t>
      </w:r>
      <w:proofErr w:type="spellStart"/>
      <w:r>
        <w:t>Δ</w:t>
      </w:r>
      <w:r w:rsidRPr="00844646">
        <w:t>k</w:t>
      </w:r>
      <w:r w:rsidRPr="00844646">
        <w:rPr>
          <w:vertAlign w:val="subscript"/>
        </w:rPr>
        <w:t>f</w:t>
      </w:r>
      <w:proofErr w:type="spellEnd"/>
      <w:r w:rsidRPr="00844646">
        <w:t xml:space="preserve">, </w:t>
      </w:r>
      <w:r>
        <w:t>Δ</w:t>
      </w:r>
      <w:r w:rsidRPr="00844646">
        <w:t>T</w:t>
      </w:r>
      <w:r w:rsidRPr="00844646">
        <w:rPr>
          <w:vertAlign w:val="subscript"/>
        </w:rPr>
        <w:t>2,f</w:t>
      </w:r>
      <w:r w:rsidRPr="00844646">
        <w:t xml:space="preserve">, </w:t>
      </w:r>
      <w:r>
        <w:t>Δ</w:t>
      </w:r>
      <w:r w:rsidRPr="00844646">
        <w:t>T</w:t>
      </w:r>
      <w:r w:rsidRPr="00844646">
        <w:rPr>
          <w:vertAlign w:val="subscript"/>
        </w:rPr>
        <w:t>2,r</w:t>
      </w:r>
      <w:r>
        <w:t xml:space="preserve">) were calculated </w:t>
      </w:r>
      <w:r w:rsidR="0035167D">
        <w:t>by solving</w:t>
      </w:r>
      <w:r>
        <w:t xml:space="preserve"> Eq. 2 for a range of ΔB</w:t>
      </w:r>
      <w:r>
        <w:rPr>
          <w:vertAlign w:val="subscript"/>
        </w:rPr>
        <w:t>1</w:t>
      </w:r>
      <w:r>
        <w:t xml:space="preserve"> typically observed in vivo (±30%, </w:t>
      </w:r>
      <w:r w:rsidR="00F91060">
        <w:t>with an actual</w:t>
      </w:r>
      <w:r>
        <w:t xml:space="preserve"> </w:t>
      </w:r>
      <w:r w:rsidR="005421E8">
        <w:t>B</w:t>
      </w:r>
      <w:r w:rsidR="005421E8">
        <w:rPr>
          <w:vertAlign w:val="subscript"/>
        </w:rPr>
        <w:t>1</w:t>
      </w:r>
      <w:r w:rsidR="005421E8">
        <w:t xml:space="preserve"> = 1.0 </w:t>
      </w:r>
      <w:proofErr w:type="spellStart"/>
      <w:r w:rsidR="005421E8">
        <w:t>n.u</w:t>
      </w:r>
      <w:proofErr w:type="spellEnd"/>
      <w:r w:rsidR="005421E8">
        <w:t>.</w:t>
      </w:r>
      <w:r>
        <w:t>)</w:t>
      </w:r>
      <w:r w:rsidR="009A187E">
        <w:t xml:space="preserve">, and </w:t>
      </w:r>
      <w:r w:rsidR="009A0491">
        <w:t xml:space="preserve">were </w:t>
      </w:r>
      <w:r w:rsidR="009A187E">
        <w:t>compared to values estimated by fitting the signal to the Bloch-McConnell equations</w:t>
      </w:r>
      <w:r w:rsidR="009A0491">
        <w:t xml:space="preserve"> </w:t>
      </w:r>
      <w:r w:rsidR="009A0491">
        <w:fldChar w:fldCharType="begin"/>
      </w:r>
      <w:r w:rsidR="009A0491">
        <w:instrText xml:space="preserve"> </w:instrText>
      </w:r>
      <w:r w:rsidR="00410A7E">
        <w:instrText>ADDIN</w:instrText>
      </w:r>
      <w:r w:rsidR="009A0491">
        <w:instrText xml:space="preserve">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9A0491">
        <w:fldChar w:fldCharType="separate"/>
      </w:r>
      <w:r w:rsidR="009A0491">
        <w:rPr>
          <w:noProof/>
        </w:rPr>
        <w:t>(</w:t>
      </w:r>
      <w:hyperlink w:anchor="_ENREF_1_7" w:tooltip="Sled, 2001 #17" w:history="1">
        <w:r w:rsidR="000529E1">
          <w:rPr>
            <w:noProof/>
          </w:rPr>
          <w:t>7</w:t>
        </w:r>
      </w:hyperlink>
      <w:r w:rsidR="009A0491">
        <w:rPr>
          <w:noProof/>
        </w:rPr>
        <w:t>)</w:t>
      </w:r>
      <w:r w:rsidR="009A0491">
        <w:fldChar w:fldCharType="end"/>
      </w:r>
      <w:r>
        <w:t>.</w:t>
      </w:r>
      <w:r w:rsidR="00374CE7">
        <w:t xml:space="preserve"> </w:t>
      </w:r>
      <w:r w:rsidR="00D344FC">
        <w:t>A “</w:t>
      </w:r>
      <w:r w:rsidR="0043131A">
        <w:t>u</w:t>
      </w:r>
      <w:r w:rsidR="00D344FC">
        <w:t>niform”</w:t>
      </w:r>
      <w:r w:rsidR="0043131A">
        <w:t xml:space="preserve"> </w:t>
      </w:r>
      <w:proofErr w:type="spellStart"/>
      <w:r w:rsidR="0043131A">
        <w:t>qMT</w:t>
      </w:r>
      <w:proofErr w:type="spellEnd"/>
      <w:r w:rsidR="00D344FC">
        <w:t xml:space="preserve"> </w:t>
      </w:r>
      <w:r w:rsidR="0070599E">
        <w:t xml:space="preserve">measurement </w:t>
      </w:r>
      <w:r w:rsidR="00D344FC">
        <w:t>protocol was used</w:t>
      </w:r>
      <w:r w:rsidR="008A6649">
        <w:t>,</w:t>
      </w:r>
      <w:r w:rsidR="00D344FC">
        <w:t xml:space="preserve"> </w:t>
      </w:r>
      <w:r w:rsidR="0070599E">
        <w:t>meaning</w:t>
      </w:r>
      <w:r w:rsidR="00D344FC">
        <w:t xml:space="preserve"> a protocol with logarithmically uniform off-resonance frequencies for each MT </w:t>
      </w:r>
      <w:r w:rsidR="008A6649">
        <w:t>flip-</w:t>
      </w:r>
      <w:r w:rsidR="00D344FC">
        <w:t>angle</w:t>
      </w:r>
      <w:r w:rsidR="008A6649">
        <w:t xml:space="preserve"> (α</w:t>
      </w:r>
      <w:r w:rsidR="008A6649">
        <w:rPr>
          <w:vertAlign w:val="subscript"/>
        </w:rPr>
        <w:t>MT</w:t>
      </w:r>
      <w:r w:rsidR="008A6649">
        <w:t>)</w:t>
      </w:r>
      <w:r w:rsidR="00D344FC">
        <w:t xml:space="preserve"> </w:t>
      </w:r>
      <w:r w:rsidR="008A6649">
        <w:t xml:space="preserve">preparation </w:t>
      </w:r>
      <w:r w:rsidR="00D344FC">
        <w:t>pulse</w:t>
      </w:r>
      <w:r w:rsidR="008A6649">
        <w:t xml:space="preserve"> (see </w:t>
      </w:r>
      <w:r w:rsidR="008A6649">
        <w:fldChar w:fldCharType="begin"/>
      </w:r>
      <w:r w:rsidR="008A6649">
        <w:instrText xml:space="preserve"> </w:instrText>
      </w:r>
      <w:r w:rsidR="00410A7E">
        <w:instrText>REF</w:instrText>
      </w:r>
      <w:r w:rsidR="008A6649">
        <w:instrText xml:space="preserve"> _Ref493858636 \h </w:instrText>
      </w:r>
      <w:r w:rsidR="008A6649">
        <w:fldChar w:fldCharType="separate"/>
      </w:r>
      <w:r w:rsidR="000529E1">
        <w:t xml:space="preserve">Table </w:t>
      </w:r>
      <w:r w:rsidR="000529E1">
        <w:rPr>
          <w:noProof/>
        </w:rPr>
        <w:t>2</w:t>
      </w:r>
      <w:r w:rsidR="008A6649">
        <w:fldChar w:fldCharType="end"/>
      </w:r>
      <w:r w:rsidR="008A6649">
        <w:t>)</w:t>
      </w:r>
      <w:r w:rsidR="00D344FC">
        <w:t xml:space="preserve">. </w:t>
      </w:r>
      <w:r w:rsidR="00687E04">
        <w:t xml:space="preserve">Jacobian </w:t>
      </w:r>
      <w:r w:rsidR="00BA0B8D">
        <w:t xml:space="preserve">sensitivity matrices </w:t>
      </w:r>
      <w:r w:rsidR="00687E04">
        <w:t>calculations for Eq. 2 (</w:t>
      </w:r>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oMath>
      <w:r w:rsidR="00687E04">
        <w:rPr>
          <w:vertAlign w:val="subscript"/>
        </w:rPr>
        <w:t xml:space="preserve"> </w:t>
      </w:r>
      <w:r w:rsidR="00687E04" w:rsidRPr="00687E04">
        <w:t>and</w:t>
      </w:r>
      <w:r w:rsidR="00687E04">
        <w:rPr>
          <w:vertAlign w:val="subscript"/>
        </w:rPr>
        <w:t xml:space="preserve"> </w:t>
      </w:r>
      <m:oMath>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oMath>
      <w:r w:rsidR="00687E04">
        <w:t>) were estimated from numerical partial derivatives (</w:t>
      </w:r>
      <w:r w:rsidR="00857FF3">
        <w:t>10</w:t>
      </w:r>
      <w:r w:rsidR="00857FF3">
        <w:rPr>
          <w:vertAlign w:val="superscript"/>
        </w:rPr>
        <w:t>-2</w:t>
      </w:r>
      <w:r w:rsidR="003175EC">
        <w:rPr>
          <w:vertAlign w:val="superscript"/>
        </w:rPr>
        <w:t xml:space="preserve"> </w:t>
      </w:r>
      <w:r w:rsidR="00857FF3">
        <w:t>%</w:t>
      </w:r>
      <w:r w:rsidR="003175EC">
        <w:t xml:space="preserve"> relative increase in parameter values</w:t>
      </w:r>
      <w:r w:rsidR="00687E04">
        <w:t>)</w:t>
      </w:r>
      <w:r w:rsidR="005F1D03">
        <w:t>.</w:t>
      </w:r>
      <w:r w:rsidR="003175EC">
        <w:t xml:space="preserve"> Two different </w:t>
      </w:r>
      <w:proofErr w:type="spellStart"/>
      <w:r w:rsidR="003175EC">
        <w:t>qMT</w:t>
      </w:r>
      <w:proofErr w:type="spellEnd"/>
      <w:r w:rsidR="003175EC">
        <w:t xml:space="preserve"> cases were considered for </w:t>
      </w:r>
      <m:oMath>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oMath>
      <w:r w:rsidR="003175EC" w:rsidRPr="0035167D">
        <w:t>:</w:t>
      </w:r>
      <w:r w:rsidR="003175EC">
        <w:t xml:space="preserve"> B</w:t>
      </w:r>
      <w:r w:rsidR="003175EC">
        <w:rPr>
          <w:vertAlign w:val="subscript"/>
        </w:rPr>
        <w:t>1</w:t>
      </w:r>
      <w:r w:rsidR="003175EC">
        <w:t>-independent T</w:t>
      </w:r>
      <w:r w:rsidR="003175EC">
        <w:rPr>
          <w:vertAlign w:val="subscript"/>
        </w:rPr>
        <w:t>1</w:t>
      </w:r>
      <w:r w:rsidR="003175EC">
        <w:t xml:space="preserve"> measurements (IR) and B</w:t>
      </w:r>
      <w:r w:rsidR="003175EC">
        <w:rPr>
          <w:vertAlign w:val="subscript"/>
        </w:rPr>
        <w:t>1</w:t>
      </w:r>
      <w:r w:rsidR="003175EC">
        <w:t>-dependent T</w:t>
      </w:r>
      <w:r w:rsidR="003175EC">
        <w:rPr>
          <w:vertAlign w:val="subscript"/>
        </w:rPr>
        <w:t>1</w:t>
      </w:r>
      <w:r w:rsidR="003175EC">
        <w:t xml:space="preserve"> measurements (VFA). Signal simulation details (pro</w:t>
      </w:r>
      <w:r w:rsidR="00B12DCA">
        <w:t>tocol and tissue parameters) matched those</w:t>
      </w:r>
      <w:r w:rsidR="003175EC">
        <w:t xml:space="preserve"> described in </w:t>
      </w:r>
      <w:r w:rsidR="00BA0B8D">
        <w:t xml:space="preserve">full </w:t>
      </w:r>
      <w:r w:rsidR="003175EC">
        <w:t xml:space="preserve">detail in a recent study </w:t>
      </w:r>
      <w:r w:rsidR="003175EC">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 </w:instrTex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EN.CITE.DATA </w:instrText>
      </w:r>
      <w:r w:rsidR="009B778A">
        <w:fldChar w:fldCharType="end"/>
      </w:r>
      <w:r w:rsidR="003175EC">
        <w:fldChar w:fldCharType="separate"/>
      </w:r>
      <w:r w:rsidR="009B778A">
        <w:rPr>
          <w:noProof/>
        </w:rPr>
        <w:t>(</w:t>
      </w:r>
      <w:hyperlink w:anchor="_ENREF_1_17" w:tooltip="Levesque, 2011 #2822" w:history="1">
        <w:r w:rsidR="000529E1">
          <w:rPr>
            <w:noProof/>
          </w:rPr>
          <w:t>17</w:t>
        </w:r>
      </w:hyperlink>
      <w:r w:rsidR="009B778A">
        <w:rPr>
          <w:noProof/>
        </w:rPr>
        <w:t>)</w:t>
      </w:r>
      <w:r w:rsidR="003175EC">
        <w:fldChar w:fldCharType="end"/>
      </w:r>
      <w:r w:rsidR="003175EC">
        <w:t>.</w:t>
      </w:r>
    </w:p>
    <w:p w14:paraId="3A607883" w14:textId="77777777" w:rsidR="005F0C06" w:rsidRDefault="003D49EA" w:rsidP="000A4002">
      <w:r>
        <w:t>Prior to protocol optimization, w</w:t>
      </w:r>
      <w:r w:rsidR="0043131A">
        <w:t xml:space="preserve">e were also interested in investigating </w:t>
      </w:r>
      <m:oMath>
        <m:r>
          <m:rPr>
            <m:sty m:val="bi"/>
          </m:rPr>
          <w:rPr>
            <w:rFonts w:ascii="Cambria Math" w:hAnsi="Cambria Math"/>
          </w:rPr>
          <m:t>∆p</m:t>
        </m:r>
      </m:oMath>
      <w:r w:rsidR="005F0C06" w:rsidRPr="0043131A">
        <w:rPr>
          <w:b/>
        </w:rPr>
        <w:t xml:space="preserve"> </w:t>
      </w:r>
      <w:r w:rsidR="0043131A" w:rsidRPr="0043131A">
        <w:t>values</w:t>
      </w:r>
      <w:r w:rsidR="0043131A">
        <w:t xml:space="preserve"> </w:t>
      </w:r>
      <w:r>
        <w:t xml:space="preserve">(from </w:t>
      </w:r>
      <w:r w:rsidR="0043131A">
        <w:t>Eq. 2</w:t>
      </w:r>
      <w:r>
        <w:t>)</w:t>
      </w:r>
      <w:r w:rsidR="001311F4">
        <w:t xml:space="preserve"> for other uniform </w:t>
      </w:r>
      <w:proofErr w:type="spellStart"/>
      <w:r w:rsidR="001311F4">
        <w:t>qMT</w:t>
      </w:r>
      <w:proofErr w:type="spellEnd"/>
      <w:r w:rsidR="001311F4">
        <w:t xml:space="preserve"> protocols with different</w:t>
      </w:r>
      <w:r w:rsidR="0043131A">
        <w:t xml:space="preserve"> number</w:t>
      </w:r>
      <w:r w:rsidR="001311F4">
        <w:t>s</w:t>
      </w:r>
      <w:r w:rsidR="0043131A">
        <w:t xml:space="preserve"> of MT flip ang</w:t>
      </w:r>
      <w:r w:rsidR="001311F4">
        <w:t>les and off-resonance values</w:t>
      </w:r>
      <w:r w:rsidR="0043131A">
        <w:t xml:space="preserve">. </w:t>
      </w:r>
      <w:r w:rsidR="00A30684">
        <w:t xml:space="preserve">MT-prepared SPGR (TR = 25 </w:t>
      </w:r>
      <w:proofErr w:type="spellStart"/>
      <w:r w:rsidR="00A30684">
        <w:t>ms</w:t>
      </w:r>
      <w:proofErr w:type="spellEnd"/>
      <w:r w:rsidR="00A30684">
        <w:t>, α = 7°)</w:t>
      </w:r>
      <w:r w:rsidR="0043131A">
        <w:t xml:space="preserve"> </w:t>
      </w:r>
      <w:r w:rsidR="00967C6C">
        <w:t xml:space="preserve">pulse sequence protocols </w:t>
      </w:r>
      <w:r w:rsidR="0043131A">
        <w:t xml:space="preserve">using </w:t>
      </w:r>
      <w:r w:rsidR="00967C6C">
        <w:t>every</w:t>
      </w:r>
      <w:r w:rsidR="0043131A">
        <w:t xml:space="preserve"> </w:t>
      </w:r>
      <w:r w:rsidR="00967C6C">
        <w:t>combination</w:t>
      </w:r>
      <w:r w:rsidR="0043131A">
        <w:t xml:space="preserve"> of three α</w:t>
      </w:r>
      <w:r w:rsidR="0043131A" w:rsidRPr="0043131A">
        <w:rPr>
          <w:vertAlign w:val="subscript"/>
        </w:rPr>
        <w:t>MT</w:t>
      </w:r>
      <w:r w:rsidR="0043131A">
        <w:t xml:space="preserve"> values (150°, 400°, 650°) were used (each unique α</w:t>
      </w:r>
      <w:r w:rsidR="0043131A" w:rsidRPr="0043131A">
        <w:rPr>
          <w:vertAlign w:val="subscript"/>
        </w:rPr>
        <w:t>MT</w:t>
      </w:r>
      <w:r w:rsidR="0043131A">
        <w:t>, each combination of two α</w:t>
      </w:r>
      <w:r w:rsidR="0043131A" w:rsidRPr="0043131A">
        <w:rPr>
          <w:vertAlign w:val="subscript"/>
        </w:rPr>
        <w:t>MT</w:t>
      </w:r>
      <w:r w:rsidR="0043131A">
        <w:t xml:space="preserve"> values, and all three). Logarithmically-uniform offset frequencies for each α</w:t>
      </w:r>
      <w:r w:rsidR="0043131A" w:rsidRPr="0043131A">
        <w:rPr>
          <w:vertAlign w:val="subscript"/>
        </w:rPr>
        <w:t>MT</w:t>
      </w:r>
      <w:r w:rsidR="0043131A">
        <w:t xml:space="preserve"> values ranged between 300 Hz an</w:t>
      </w:r>
      <w:r w:rsidR="00554AFB">
        <w:t>d 20 kHz. To fairly assess all uniform</w:t>
      </w:r>
      <w:r w:rsidR="0043131A">
        <w:t xml:space="preserve"> protocols</w:t>
      </w:r>
      <w:r w:rsidR="00FF2A02">
        <w:t xml:space="preserve">, the total number </w:t>
      </w:r>
      <w:r w:rsidR="00DC6ED7">
        <w:t xml:space="preserve">of acquisitions were limited between 8 and 30 by varying the number </w:t>
      </w:r>
      <w:r>
        <w:t>of</w:t>
      </w:r>
      <w:r w:rsidR="00DC6ED7">
        <w:t xml:space="preserve"> offset values per α</w:t>
      </w:r>
      <w:r w:rsidR="00DC6ED7" w:rsidRPr="0043131A">
        <w:rPr>
          <w:vertAlign w:val="subscript"/>
        </w:rPr>
        <w:t>MT</w:t>
      </w:r>
      <w:r>
        <w:t xml:space="preserve"> sets</w:t>
      </w:r>
      <w:r w:rsidR="00DC6ED7">
        <w:t xml:space="preserve">. For example, </w:t>
      </w:r>
      <w:r w:rsidR="00F04885">
        <w:t xml:space="preserve">a </w:t>
      </w:r>
      <w:r w:rsidR="00DC6ED7">
        <w:t>single-α</w:t>
      </w:r>
      <w:r w:rsidR="00DC6ED7" w:rsidRPr="0043131A">
        <w:rPr>
          <w:vertAlign w:val="subscript"/>
        </w:rPr>
        <w:t>MT</w:t>
      </w:r>
      <w:r w:rsidR="00DC6ED7">
        <w:t xml:space="preserve"> </w:t>
      </w:r>
      <w:r w:rsidR="007454FB">
        <w:t>10-point</w:t>
      </w:r>
      <w:r w:rsidR="00DC6ED7">
        <w:t xml:space="preserve"> protocol would have 10 off-resonance frequencies, and a two-α</w:t>
      </w:r>
      <w:r w:rsidR="00DC6ED7" w:rsidRPr="0043131A">
        <w:rPr>
          <w:vertAlign w:val="subscript"/>
        </w:rPr>
        <w:t>MT</w:t>
      </w:r>
      <w:r w:rsidR="007454FB">
        <w:t xml:space="preserve"> 10-</w:t>
      </w:r>
      <w:r w:rsidR="00DC6ED7">
        <w:t xml:space="preserve">point protocol would have the same 5 off-resonance frequencies for </w:t>
      </w:r>
      <w:r>
        <w:t>both</w:t>
      </w:r>
      <w:r w:rsidR="00DC6ED7">
        <w:t xml:space="preserve"> α</w:t>
      </w:r>
      <w:r w:rsidR="00DC6ED7" w:rsidRPr="0043131A">
        <w:rPr>
          <w:vertAlign w:val="subscript"/>
        </w:rPr>
        <w:t>MT</w:t>
      </w:r>
      <w:r w:rsidR="006B6403">
        <w:t>.</w:t>
      </w:r>
      <w:r w:rsidR="00A30684">
        <w:t xml:space="preserve"> </w:t>
      </w:r>
      <w:proofErr w:type="spellStart"/>
      <w:r w:rsidR="00A30684">
        <w:t>qMT</w:t>
      </w:r>
      <w:proofErr w:type="spellEnd"/>
      <w:r w:rsidR="00A30684">
        <w:t xml:space="preserve"> signals were </w:t>
      </w:r>
      <w:r w:rsidR="00A413BC">
        <w:t>simulated</w:t>
      </w:r>
      <w:r w:rsidR="00A30684">
        <w:t xml:space="preserve"> for tissue values within the typical white matter range (</w:t>
      </w:r>
      <w:r w:rsidR="00A30684">
        <w:fldChar w:fldCharType="begin"/>
      </w:r>
      <w:r w:rsidR="00A30684">
        <w:instrText xml:space="preserve"> </w:instrText>
      </w:r>
      <w:r w:rsidR="00410A7E">
        <w:instrText>REF</w:instrText>
      </w:r>
      <w:r w:rsidR="00A30684">
        <w:instrText xml:space="preserve"> _Ref493846545 \h </w:instrText>
      </w:r>
      <w:r w:rsidR="00A30684">
        <w:fldChar w:fldCharType="separate"/>
      </w:r>
      <w:r w:rsidR="000529E1">
        <w:t xml:space="preserve">Table </w:t>
      </w:r>
      <w:r w:rsidR="000529E1">
        <w:rPr>
          <w:noProof/>
        </w:rPr>
        <w:t>1</w:t>
      </w:r>
      <w:r w:rsidR="00A30684">
        <w:fldChar w:fldCharType="end"/>
      </w:r>
      <w:r w:rsidR="00A30684">
        <w:t xml:space="preserve">). </w:t>
      </w:r>
      <w:r w:rsidR="006B6403">
        <w:t>A 5% overestimation</w:t>
      </w:r>
      <w:r w:rsidR="00DC6ED7">
        <w:t xml:space="preserve"> in B</w:t>
      </w:r>
      <w:r w:rsidR="00DC6ED7">
        <w:rPr>
          <w:vertAlign w:val="subscript"/>
        </w:rPr>
        <w:t>1</w:t>
      </w:r>
      <w:r w:rsidR="00DC6ED7">
        <w:t xml:space="preserve"> value</w:t>
      </w:r>
      <w:r w:rsidR="00F04885">
        <w:t xml:space="preserve"> (ΔB</w:t>
      </w:r>
      <w:r w:rsidR="00F04885">
        <w:rPr>
          <w:vertAlign w:val="subscript"/>
        </w:rPr>
        <w:t>1</w:t>
      </w:r>
      <w:r w:rsidR="000A7054">
        <w:t xml:space="preserve"> = +0.05 </w:t>
      </w:r>
      <w:proofErr w:type="spellStart"/>
      <w:r w:rsidR="000A7054">
        <w:t>n.u</w:t>
      </w:r>
      <w:proofErr w:type="spellEnd"/>
      <w:r w:rsidR="000A7054">
        <w:t>.</w:t>
      </w:r>
      <w:r w:rsidR="00F04885">
        <w:t>)</w:t>
      </w:r>
      <w:r w:rsidR="006B6403">
        <w:t xml:space="preserve"> relative to the expected value (B</w:t>
      </w:r>
      <w:r w:rsidR="006B6403">
        <w:rPr>
          <w:vertAlign w:val="subscript"/>
        </w:rPr>
        <w:t>1</w:t>
      </w:r>
      <w:r w:rsidR="006B6403">
        <w:t xml:space="preserve"> = 1 </w:t>
      </w:r>
      <w:proofErr w:type="spellStart"/>
      <w:r w:rsidR="006B6403">
        <w:t>n.u</w:t>
      </w:r>
      <w:proofErr w:type="spellEnd"/>
      <w:r w:rsidR="006B6403">
        <w:t>.)</w:t>
      </w:r>
      <w:r w:rsidR="00A30684">
        <w:t xml:space="preserve"> was used for all protocols to solve Eq. 2 for </w:t>
      </w:r>
      <m:oMath>
        <m:r>
          <m:rPr>
            <m:sty m:val="bi"/>
          </m:rPr>
          <w:rPr>
            <w:rFonts w:ascii="Cambria Math" w:hAnsi="Cambria Math"/>
          </w:rPr>
          <m:t>∆p</m:t>
        </m:r>
      </m:oMath>
      <w:r>
        <w:t>, and a VFA T</w:t>
      </w:r>
      <w:r>
        <w:rPr>
          <w:vertAlign w:val="subscript"/>
        </w:rPr>
        <w:t>1</w:t>
      </w:r>
      <w:r>
        <w:t xml:space="preserve"> mapping method was assumed (TR = 15 </w:t>
      </w:r>
      <w:proofErr w:type="spellStart"/>
      <w:r>
        <w:t>ms</w:t>
      </w:r>
      <w:proofErr w:type="spellEnd"/>
      <w:r>
        <w:t>, α = 3° and 20°)</w:t>
      </w:r>
      <w:r w:rsidR="006B6403">
        <w:t>.</w:t>
      </w:r>
    </w:p>
    <w:p w14:paraId="21FC1F45" w14:textId="77777777" w:rsidR="00E71228" w:rsidRDefault="00E71228" w:rsidP="00E71228">
      <w:pPr>
        <w:pStyle w:val="Titre2"/>
      </w:pPr>
      <w:r>
        <w:t>Protocol Optimization</w:t>
      </w:r>
    </w:p>
    <w:p w14:paraId="60486033" w14:textId="75AD074C" w:rsidR="00B827C3" w:rsidRDefault="00552E2D" w:rsidP="00B827C3">
      <w:proofErr w:type="spellStart"/>
      <w:r>
        <w:t>qMT</w:t>
      </w:r>
      <w:proofErr w:type="spellEnd"/>
      <w:r>
        <w:t xml:space="preserve"> p</w:t>
      </w:r>
      <w:r w:rsidR="001E1050">
        <w:t>rotocol</w:t>
      </w:r>
      <w:r w:rsidR="00B64154">
        <w:t>s</w:t>
      </w:r>
      <w:r w:rsidR="001E1050">
        <w:t xml:space="preserve"> </w:t>
      </w:r>
      <w:r>
        <w:t>were iteratively optimized</w:t>
      </w:r>
      <w:r w:rsidR="00A559A1">
        <w:t xml:space="preserve"> </w:t>
      </w:r>
      <w:r w:rsidR="00C04441">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 </w:instrTex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EN.CITE.DATA </w:instrText>
      </w:r>
      <w:r w:rsidR="009B778A">
        <w:fldChar w:fldCharType="end"/>
      </w:r>
      <w:r w:rsidR="00C04441">
        <w:fldChar w:fldCharType="separate"/>
      </w:r>
      <w:r w:rsidR="009B778A">
        <w:rPr>
          <w:noProof/>
        </w:rPr>
        <w:t>(</w:t>
      </w:r>
      <w:hyperlink w:anchor="_ENREF_1_17" w:tooltip="Levesque, 2011 #2822" w:history="1">
        <w:r w:rsidR="000529E1">
          <w:rPr>
            <w:noProof/>
          </w:rPr>
          <w:t>17</w:t>
        </w:r>
      </w:hyperlink>
      <w:r w:rsidR="009B778A">
        <w:rPr>
          <w:noProof/>
        </w:rPr>
        <w:t>)</w:t>
      </w:r>
      <w:r w:rsidR="00C04441">
        <w:fldChar w:fldCharType="end"/>
      </w:r>
      <w:r>
        <w:t xml:space="preserve"> from a large</w:t>
      </w:r>
      <w:r w:rsidR="00887434">
        <w:t xml:space="preserve"> initial</w:t>
      </w:r>
      <w:r>
        <w:t xml:space="preserve"> s</w:t>
      </w:r>
      <w:r w:rsidR="003421F0">
        <w:t>earch-</w:t>
      </w:r>
      <w:r>
        <w:t xml:space="preserve">space set of potential </w:t>
      </w:r>
      <w:r w:rsidR="00AF260E">
        <w:t>α</w:t>
      </w:r>
      <w:r w:rsidR="00AF260E">
        <w:rPr>
          <w:vertAlign w:val="subscript"/>
        </w:rPr>
        <w:t>MT</w:t>
      </w:r>
      <w:r w:rsidR="00AF260E">
        <w:t xml:space="preserve"> and Δ </w:t>
      </w:r>
      <w:r>
        <w:t>protocol values</w:t>
      </w:r>
      <w:r w:rsidR="00AF260E">
        <w:t>,</w:t>
      </w:r>
      <w:r>
        <w:t xml:space="preserve"> </w:t>
      </w:r>
      <w:r w:rsidR="00887434">
        <w:t>for fixed TR</w:t>
      </w:r>
      <w:r w:rsidR="00887434" w:rsidRPr="00887434">
        <w:t xml:space="preserve"> </w:t>
      </w:r>
      <w:r w:rsidR="00AF260E">
        <w:t>and α</w:t>
      </w:r>
      <w:r w:rsidR="00887434">
        <w:t xml:space="preserve"> </w:t>
      </w:r>
      <w:r w:rsidR="00AF260E">
        <w:t>(</w:t>
      </w:r>
      <w:r w:rsidR="00887434">
        <w:t xml:space="preserve">25 </w:t>
      </w:r>
      <w:proofErr w:type="spellStart"/>
      <w:r w:rsidR="00887434">
        <w:t>ms</w:t>
      </w:r>
      <w:proofErr w:type="spellEnd"/>
      <w:r w:rsidR="00887434">
        <w:t xml:space="preserve"> and</w:t>
      </w:r>
      <w:r w:rsidR="003421F0">
        <w:t xml:space="preserve"> 7°)</w:t>
      </w:r>
      <w:r>
        <w:t xml:space="preserve">. </w:t>
      </w:r>
      <w:r w:rsidR="006A2C92">
        <w:t>The most time-intensive component of the optimization algorithm is computing the Jacobian sensitivities (</w:t>
      </w:r>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oMath>
      <w:r w:rsidR="006A2C92" w:rsidRPr="003E3106">
        <w:t xml:space="preserve"> and </w:t>
      </w:r>
      <m:oMath>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oMath>
      <w:r w:rsidR="006A2C92">
        <w:t>). The Jacobian sensitivities were precomputed using parallel processing and cached for rapid access during the optimization algorithm</w:t>
      </w:r>
      <w:r w:rsidR="009E7E53">
        <w:t xml:space="preserve"> execution</w:t>
      </w:r>
      <w:r w:rsidR="006A2C92">
        <w:t>. Note that both terms in Eq. 5 require element values from the Jacobian sensitivity matrices (through Eq. 4 and 3).</w:t>
      </w:r>
      <w:r w:rsidR="00B1423B">
        <w:t xml:space="preserve"> </w:t>
      </w:r>
      <w:r w:rsidR="003421F0">
        <w:t>The optimization search-space consisted of 312 points; each combination of 12 α</w:t>
      </w:r>
      <w:r w:rsidR="003421F0">
        <w:rPr>
          <w:vertAlign w:val="subscript"/>
        </w:rPr>
        <w:t>MT</w:t>
      </w:r>
      <w:r w:rsidR="003421F0">
        <w:t xml:space="preserve"> values (ranging between 150° to 700°, in 50° increments) and 26 </w:t>
      </w:r>
      <w:r w:rsidR="00C04441">
        <w:t>Δ values</w:t>
      </w:r>
      <w:r w:rsidR="003421F0">
        <w:t xml:space="preserve"> (ranging between 300 Hz and 20 kHz, with logarithmically uniform steps).</w:t>
      </w:r>
      <w:r w:rsidR="006F7777">
        <w:t xml:space="preserve"> A few</w:t>
      </w:r>
      <w:r w:rsidR="00C04441">
        <w:t xml:space="preserve"> (&lt;5%)</w:t>
      </w:r>
      <w:r w:rsidR="006F7777">
        <w:t xml:space="preserve"> protocol points resulted in outlier</w:t>
      </w:r>
      <w:r w:rsidR="00887434">
        <w:t xml:space="preserve"> numerical</w:t>
      </w:r>
      <w:r w:rsidR="006F7777">
        <w:t xml:space="preserve"> partial derivative values (non-smooth Jacobian sensitivity curve at those points)</w:t>
      </w:r>
      <w:r w:rsidR="00BD7173">
        <w:t xml:space="preserve">, which </w:t>
      </w:r>
      <w:r w:rsidR="001D5718">
        <w:t>may be</w:t>
      </w:r>
      <w:r w:rsidR="00BD7173">
        <w:t xml:space="preserve"> due to </w:t>
      </w:r>
      <w:r w:rsidR="001D5718">
        <w:t xml:space="preserve">signal simulation </w:t>
      </w:r>
      <w:r w:rsidR="00BD7173">
        <w:t>rounding</w:t>
      </w:r>
      <w:r w:rsidR="001D5718">
        <w:t xml:space="preserve"> errors</w:t>
      </w:r>
      <w:r w:rsidR="00BD7173">
        <w:t xml:space="preserve"> </w:t>
      </w:r>
      <w:r w:rsidR="00887434">
        <w:t xml:space="preserve">or </w:t>
      </w:r>
      <w:r w:rsidR="001D5718">
        <w:t xml:space="preserve">imprecise free-pool saturation fraction </w:t>
      </w:r>
      <w:r w:rsidR="00887434">
        <w:t>interpolation</w:t>
      </w:r>
      <w:r w:rsidR="001D5718">
        <w:t xml:space="preserve">s </w:t>
      </w:r>
      <w:r w:rsidR="00B73A33">
        <w:t>in</w:t>
      </w:r>
      <w:r w:rsidR="001D5718">
        <w:t xml:space="preserve"> </w:t>
      </w:r>
      <w:r w:rsidR="00C04441">
        <w:t>the</w:t>
      </w:r>
      <w:r w:rsidR="00BD7173">
        <w:t xml:space="preserve"> </w:t>
      </w:r>
      <w:r w:rsidR="00C04441">
        <w:t>open-source</w:t>
      </w:r>
      <w:r w:rsidR="00BD7173">
        <w:t xml:space="preserve"> </w:t>
      </w:r>
      <w:r w:rsidR="00C04441">
        <w:t>software</w:t>
      </w:r>
      <w:r w:rsidR="00BD7173">
        <w:t xml:space="preserve"> used. Those protocol points were replaced with the nearest</w:t>
      </w:r>
      <w:r w:rsidR="00BB3CDF">
        <w:t>-</w:t>
      </w:r>
      <w:r w:rsidR="00BD7173">
        <w:t xml:space="preserve">neighbor </w:t>
      </w:r>
      <w:r w:rsidR="00BB3CDF">
        <w:t>points</w:t>
      </w:r>
      <w:r w:rsidR="001D5718">
        <w:t xml:space="preserve"> calculated from</w:t>
      </w:r>
      <w:r w:rsidR="00BD7173">
        <w:t xml:space="preserve"> a</w:t>
      </w:r>
      <w:r w:rsidR="009919E6">
        <w:t xml:space="preserve"> higher-resolution</w:t>
      </w:r>
      <w:r w:rsidR="00C04441">
        <w:t xml:space="preserve"> search-</w:t>
      </w:r>
      <w:r w:rsidR="00BB3CDF">
        <w:t>space</w:t>
      </w:r>
      <w:r w:rsidR="00BD7173">
        <w:t xml:space="preserve"> </w:t>
      </w:r>
      <w:r w:rsidR="00C04441">
        <w:t>(101 Δ values).</w:t>
      </w:r>
      <w:r w:rsidR="009B516B">
        <w:t xml:space="preserve"> </w:t>
      </w:r>
      <w:r w:rsidR="001D5718">
        <w:t>The Jacobian sensitivity matrices were calculated for</w:t>
      </w:r>
      <w:r w:rsidR="009B516B">
        <w:t xml:space="preserve"> white matter tissue values (</w:t>
      </w:r>
      <w:r w:rsidR="009B516B">
        <w:fldChar w:fldCharType="begin"/>
      </w:r>
      <w:r w:rsidR="009B516B">
        <w:instrText xml:space="preserve"> </w:instrText>
      </w:r>
      <w:r w:rsidR="00410A7E">
        <w:instrText>REF</w:instrText>
      </w:r>
      <w:r w:rsidR="009B516B">
        <w:instrText xml:space="preserve"> _Ref493846545 \h </w:instrText>
      </w:r>
      <w:r w:rsidR="009B516B">
        <w:fldChar w:fldCharType="separate"/>
      </w:r>
      <w:r w:rsidR="000529E1">
        <w:t xml:space="preserve">Table </w:t>
      </w:r>
      <w:r w:rsidR="000529E1">
        <w:rPr>
          <w:noProof/>
        </w:rPr>
        <w:t>1</w:t>
      </w:r>
      <w:r w:rsidR="009B516B">
        <w:fldChar w:fldCharType="end"/>
      </w:r>
      <w:r w:rsidR="009B516B">
        <w:t>).</w:t>
      </w:r>
    </w:p>
    <w:p w14:paraId="539F5EF7" w14:textId="04D17975" w:rsidR="00804D78" w:rsidRPr="00804D78" w:rsidRDefault="003E3106" w:rsidP="00B827C3">
      <w:r>
        <w:t xml:space="preserve">Prior to protocol optimization, </w:t>
      </w:r>
      <w:r w:rsidR="00723F80">
        <w:t xml:space="preserve">an optimal value for the regularization parameter λ </w:t>
      </w:r>
      <w:r w:rsidR="00B1423B">
        <w:t>was</w:t>
      </w:r>
      <w:r w:rsidR="00723F80">
        <w:t xml:space="preserve"> determined. The iterative optimization algorithm </w:t>
      </w:r>
      <w:r w:rsidR="00E25F5C">
        <w:t xml:space="preserve">using </w:t>
      </w:r>
      <w:r w:rsidR="00723F80">
        <w:t>Eq. 5 was executed for a range of λ values (λ = 0, 0.01, 0.1, 0.5, 1, 2, 5), assuming ΔB</w:t>
      </w:r>
      <w:r w:rsidR="00723F80">
        <w:rPr>
          <w:vertAlign w:val="subscript"/>
        </w:rPr>
        <w:t>1</w:t>
      </w:r>
      <w:r w:rsidR="00723F80">
        <w:t xml:space="preserve"> = 0.05</w:t>
      </w:r>
      <w:r w:rsidR="00B70D48">
        <w:t xml:space="preserve"> and </w:t>
      </w:r>
      <w:r w:rsidR="00B70D48" w:rsidRPr="00B70D48">
        <w:t>VFA</w:t>
      </w:r>
      <w:r w:rsidR="00B1423B">
        <w:t xml:space="preserve"> T</w:t>
      </w:r>
      <w:r w:rsidR="00B1423B">
        <w:rPr>
          <w:vertAlign w:val="subscript"/>
        </w:rPr>
        <w:t>1</w:t>
      </w:r>
      <w:r w:rsidR="00B1423B">
        <w:t xml:space="preserve"> mapping</w:t>
      </w:r>
      <w:r w:rsidR="00B70D48">
        <w:t xml:space="preserve"> (TR = 15ms, α = 3° and 15°)</w:t>
      </w:r>
      <w:r w:rsidR="00723F80">
        <w:t xml:space="preserve">. </w:t>
      </w:r>
      <w:r w:rsidR="00AF260E">
        <w:t>Since</w:t>
      </w:r>
      <w:r w:rsidR="00804D78">
        <w:t xml:space="preserve"> TR, TE, and α were fixed for all protocol points, the standard deviation of the noise in Eq. 3 (σ) was arbitrarily set to 1 </w:t>
      </w:r>
      <w:r w:rsidR="00AF260E">
        <w:t>during the optimization calculations</w:t>
      </w:r>
      <w:r w:rsidR="00804D78">
        <w:t xml:space="preserve">. </w:t>
      </w:r>
      <w:r w:rsidR="00723F80">
        <w:t xml:space="preserve">The ΔF values and </w:t>
      </w:r>
      <w:r w:rsidR="00723F80" w:rsidRPr="00723F80">
        <w:t>variance-efficiency</w:t>
      </w:r>
      <w:r w:rsidR="00723F80">
        <w:t xml:space="preserve"> </w:t>
      </w:r>
      <w:r w:rsidR="00AF260E">
        <w:t xml:space="preserve">curves </w:t>
      </w:r>
      <w:r w:rsidR="00723F80">
        <w:t>(</w:t>
      </w:r>
      <w:r w:rsidR="00B1423B">
        <w:t xml:space="preserve">[variance × # </w:t>
      </w:r>
      <w:proofErr w:type="spellStart"/>
      <w:r w:rsidR="00B1423B">
        <w:t>acq</w:t>
      </w:r>
      <w:proofErr w:type="spellEnd"/>
      <w:r w:rsidR="00B1423B">
        <w:t>. points]</w:t>
      </w:r>
      <w:r w:rsidR="00723F80" w:rsidRPr="00723F80">
        <w:rPr>
          <w:vertAlign w:val="superscript"/>
        </w:rPr>
        <w:t>-1/2</w:t>
      </w:r>
      <w:r w:rsidR="00723F80">
        <w:t>, where the variance is interpreted to be the parameter-normalized CRLB</w:t>
      </w:r>
      <w:r w:rsidR="00B1423B">
        <w:t xml:space="preserve"> </w:t>
      </w:r>
      <w:r w:rsidR="00B1423B">
        <w:rPr>
          <w:i/>
        </w:rPr>
        <w:t>V</w:t>
      </w:r>
      <w:r w:rsidR="00723F80">
        <w:t>) were compared</w:t>
      </w:r>
      <w:r w:rsidR="00B1423B">
        <w:t xml:space="preserve"> for each N during the iterative optimization procedure.</w:t>
      </w:r>
      <w:r w:rsidR="00723F80">
        <w:t xml:space="preserve"> </w:t>
      </w:r>
      <w:del w:id="59" w:author="Mathieu Boudreau" w:date="2017-10-18T11:06:00Z">
        <w:r w:rsidR="00723F80" w:rsidDel="008247F8">
          <w:delText xml:space="preserve">λ = 0.5 was determined to </w:delText>
        </w:r>
        <w:r w:rsidR="00B1423B" w:rsidDel="008247F8">
          <w:delText xml:space="preserve">sufficiently </w:delText>
        </w:r>
        <w:r w:rsidR="00723F80" w:rsidDel="008247F8">
          <w:delText xml:space="preserve">minimize ΔF </w:delText>
        </w:r>
        <w:r w:rsidR="00B1423B" w:rsidDel="008247F8">
          <w:delText>without substantially reducing the</w:delText>
        </w:r>
        <w:r w:rsidR="00804D78" w:rsidDel="008247F8">
          <w:delText xml:space="preserve"> </w:delText>
        </w:r>
        <w:r w:rsidR="00804D78" w:rsidRPr="00723F80" w:rsidDel="008247F8">
          <w:delText>variance-efficiency</w:delText>
        </w:r>
        <w:r w:rsidR="00723F80" w:rsidDel="008247F8">
          <w:delText>.</w:delText>
        </w:r>
        <w:r w:rsidR="00B1423B" w:rsidDel="008247F8">
          <w:delText xml:space="preserve"> </w:delText>
        </w:r>
      </w:del>
      <w:r w:rsidR="00804D78">
        <w:t xml:space="preserve">Two sets of 10-point protocols were optimized by iteratively finding the N-1 protocol subset </w:t>
      </w:r>
      <w:r w:rsidR="00EF6AA7">
        <w:t xml:space="preserve">that </w:t>
      </w:r>
      <w:r w:rsidR="00804D78">
        <w:t>minimized Eq. 5 for ΔB</w:t>
      </w:r>
      <w:r w:rsidR="00804D78">
        <w:rPr>
          <w:vertAlign w:val="subscript"/>
        </w:rPr>
        <w:t>1</w:t>
      </w:r>
      <w:r w:rsidR="00804D78">
        <w:t xml:space="preserve"> = 0.05</w:t>
      </w:r>
      <w:r w:rsidR="00B70D48">
        <w:t xml:space="preserve"> (and assuming the </w:t>
      </w:r>
      <w:r w:rsidR="00B70D48" w:rsidRPr="00B70D48">
        <w:t>VFA</w:t>
      </w:r>
      <w:r w:rsidR="00B70D48">
        <w:t xml:space="preserve"> as above)</w:t>
      </w:r>
      <w:r w:rsidR="00804D78">
        <w:t xml:space="preserve"> and two cases of λ (λ = 0, noted CRLB, and λ = 0.5, noted </w:t>
      </w:r>
      <w:proofErr w:type="spellStart"/>
      <w:r w:rsidR="00804D78">
        <w:t>CRLB</w:t>
      </w:r>
      <w:r w:rsidR="00804D78" w:rsidRPr="00804D78">
        <w:rPr>
          <w:vertAlign w:val="subscript"/>
        </w:rPr>
        <w:t>λ</w:t>
      </w:r>
      <w:proofErr w:type="spellEnd"/>
      <w:r w:rsidR="00804D78">
        <w:rPr>
          <w:vertAlign w:val="subscript"/>
        </w:rPr>
        <w:t>=0.5</w:t>
      </w:r>
      <w:r w:rsidR="00B1423B">
        <w:t>)</w:t>
      </w:r>
      <w:r w:rsidR="00804D78">
        <w:t>.</w:t>
      </w:r>
    </w:p>
    <w:p w14:paraId="240B0CCA" w14:textId="77777777" w:rsidR="00E71228" w:rsidRDefault="00E71228" w:rsidP="00E71228">
      <w:pPr>
        <w:pStyle w:val="Titre2"/>
      </w:pPr>
      <w:r>
        <w:t>Monte Carlo Simulations</w:t>
      </w:r>
    </w:p>
    <w:p w14:paraId="56F659CE" w14:textId="290201D8" w:rsidR="00643042" w:rsidRPr="009D0DC3" w:rsidRDefault="009D0DC3" w:rsidP="00643042">
      <w:r>
        <w:t>I</w:t>
      </w:r>
      <w:r w:rsidR="00643042">
        <w:t xml:space="preserve">deal </w:t>
      </w:r>
      <w:r>
        <w:t xml:space="preserve">(noiseless) </w:t>
      </w:r>
      <w:r w:rsidR="00643042">
        <w:t>MT-prepared</w:t>
      </w:r>
      <w:r w:rsidR="000C3872">
        <w:t xml:space="preserve"> SPGR</w:t>
      </w:r>
      <w:r w:rsidR="00643042">
        <w:t xml:space="preserve"> signals</w:t>
      </w:r>
      <w:r>
        <w:t xml:space="preserve"> were </w:t>
      </w:r>
      <w:r w:rsidR="000C3872">
        <w:t>simulated</w:t>
      </w:r>
      <w:r>
        <w:t xml:space="preserve"> for three 10-point protocols (</w:t>
      </w:r>
      <w:r>
        <w:fldChar w:fldCharType="begin"/>
      </w:r>
      <w:r>
        <w:instrText xml:space="preserve"> </w:instrText>
      </w:r>
      <w:r w:rsidR="00410A7E">
        <w:instrText>REF</w:instrText>
      </w:r>
      <w:r>
        <w:instrText xml:space="preserve"> _Ref493858636 \h </w:instrText>
      </w:r>
      <w:r>
        <w:fldChar w:fldCharType="separate"/>
      </w:r>
      <w:r w:rsidR="000529E1">
        <w:t xml:space="preserve">Table </w:t>
      </w:r>
      <w:r w:rsidR="000529E1">
        <w:rPr>
          <w:noProof/>
        </w:rPr>
        <w:t>2</w:t>
      </w:r>
      <w:r>
        <w:fldChar w:fldCharType="end"/>
      </w:r>
      <w:r>
        <w:t xml:space="preserve">: Uniform, CRLB, and </w:t>
      </w:r>
      <w:proofErr w:type="spellStart"/>
      <w:r>
        <w:t>CRLB</w:t>
      </w:r>
      <w:r w:rsidRPr="00804D78">
        <w:rPr>
          <w:vertAlign w:val="subscript"/>
        </w:rPr>
        <w:t>λ</w:t>
      </w:r>
      <w:proofErr w:type="spellEnd"/>
      <w:r>
        <w:rPr>
          <w:vertAlign w:val="subscript"/>
        </w:rPr>
        <w:t>=0.5</w:t>
      </w:r>
      <w:r>
        <w:t>) and two tissue types (</w:t>
      </w:r>
      <w:r>
        <w:fldChar w:fldCharType="begin"/>
      </w:r>
      <w:r>
        <w:instrText xml:space="preserve"> </w:instrText>
      </w:r>
      <w:r w:rsidR="00410A7E">
        <w:instrText>REF</w:instrText>
      </w:r>
      <w:r>
        <w:instrText xml:space="preserve"> _Ref493846545 \h </w:instrText>
      </w:r>
      <w:r>
        <w:fldChar w:fldCharType="separate"/>
      </w:r>
      <w:r w:rsidR="000529E1">
        <w:t xml:space="preserve">Table </w:t>
      </w:r>
      <w:r w:rsidR="000529E1">
        <w:rPr>
          <w:noProof/>
        </w:rPr>
        <w:t>1</w:t>
      </w:r>
      <w:r>
        <w:fldChar w:fldCharType="end"/>
      </w:r>
      <w:r>
        <w:t xml:space="preserve">: white matter, grey matter). </w:t>
      </w:r>
      <w:proofErr w:type="spellStart"/>
      <w:r>
        <w:t>Rician</w:t>
      </w:r>
      <w:proofErr w:type="spellEnd"/>
      <w:r>
        <w:t xml:space="preserve"> noise was added to each simulated MT signal</w:t>
      </w:r>
      <w:r w:rsidR="00397690">
        <w:t xml:space="preserve"> and </w:t>
      </w:r>
      <w:r w:rsidR="000C3872">
        <w:t xml:space="preserve">an </w:t>
      </w:r>
      <w:r>
        <w:t>MT</w:t>
      </w:r>
      <w:r w:rsidR="000C3872">
        <w:t>-off</w:t>
      </w:r>
      <w:r>
        <w:t xml:space="preserve"> signal</w:t>
      </w:r>
      <w:r w:rsidR="00397690">
        <w:t>,</w:t>
      </w:r>
      <w:r>
        <w:t xml:space="preserve"> </w:t>
      </w:r>
      <w:r w:rsidR="00397690">
        <w:t>for</w:t>
      </w:r>
      <w:r>
        <w:t xml:space="preserve"> normaliza</w:t>
      </w:r>
      <w:r w:rsidR="00397690">
        <w:t>tion</w:t>
      </w:r>
      <w:r>
        <w:t xml:space="preserve"> (</w:t>
      </w:r>
      <w:r w:rsidRPr="009D0DC3">
        <w:rPr>
          <w:i/>
        </w:rPr>
        <w:t>M</w:t>
      </w:r>
      <w:r w:rsidRPr="009D0DC3">
        <w:rPr>
          <w:vertAlign w:val="subscript"/>
        </w:rPr>
        <w:t>MT</w:t>
      </w:r>
      <w:r>
        <w:t>/</w:t>
      </w:r>
      <w:r>
        <w:rPr>
          <w:i/>
        </w:rPr>
        <w:t>M</w:t>
      </w:r>
      <w:r w:rsidRPr="009D0DC3">
        <w:rPr>
          <w:vertAlign w:val="subscript"/>
        </w:rPr>
        <w:t>MT</w:t>
      </w:r>
      <w:r w:rsidR="00397690">
        <w:rPr>
          <w:vertAlign w:val="subscript"/>
        </w:rPr>
        <w:t>-off</w:t>
      </w:r>
      <w:r>
        <w:t>). Six different SNR levels were considered (SNR = 25, 50, 75, 100, 150, 200). Sets of 10,000 noisy MT signals were independently generated and compared for each combination</w:t>
      </w:r>
      <w:r w:rsidR="00B70D48">
        <w:t xml:space="preserve"> of</w:t>
      </w:r>
      <w:r>
        <w:t xml:space="preserve"> </w:t>
      </w:r>
      <w:proofErr w:type="spellStart"/>
      <w:r w:rsidR="00397690">
        <w:t>qMT</w:t>
      </w:r>
      <w:proofErr w:type="spellEnd"/>
      <w:r w:rsidR="00397690">
        <w:t xml:space="preserve"> </w:t>
      </w:r>
      <w:r>
        <w:t>protocol</w:t>
      </w:r>
      <w:r w:rsidR="00397690">
        <w:t>s</w:t>
      </w:r>
      <w:r>
        <w:t>, tissu</w:t>
      </w:r>
      <w:r w:rsidR="00397690">
        <w:t>es, and SNR</w:t>
      </w:r>
      <w:r>
        <w:t xml:space="preserve">. Each </w:t>
      </w:r>
      <w:r w:rsidR="00397690">
        <w:t>data</w:t>
      </w:r>
      <w:r>
        <w:t>set w</w:t>
      </w:r>
      <w:r w:rsidR="00F56971">
        <w:t>as</w:t>
      </w:r>
      <w:r>
        <w:t xml:space="preserve"> subsequently fitted </w:t>
      </w:r>
      <w:r w:rsidR="00397690">
        <w:t xml:space="preserve">for </w:t>
      </w:r>
      <w:proofErr w:type="spellStart"/>
      <w:r w:rsidR="00397690">
        <w:t>qMT</w:t>
      </w:r>
      <w:proofErr w:type="spellEnd"/>
      <w:r w:rsidR="00397690">
        <w:t xml:space="preserve"> parameters </w:t>
      </w:r>
      <w:r>
        <w:t xml:space="preserve">(F, </w:t>
      </w:r>
      <w:proofErr w:type="spellStart"/>
      <w:proofErr w:type="gramStart"/>
      <w:r>
        <w:t>k</w:t>
      </w:r>
      <w:r>
        <w:rPr>
          <w:vertAlign w:val="subscript"/>
        </w:rPr>
        <w:t>f</w:t>
      </w:r>
      <w:proofErr w:type="spellEnd"/>
      <w:r>
        <w:t xml:space="preserve"> ,</w:t>
      </w:r>
      <w:proofErr w:type="gramEnd"/>
      <w:r>
        <w:t xml:space="preserve"> T</w:t>
      </w:r>
      <w:r>
        <w:rPr>
          <w:vertAlign w:val="subscript"/>
        </w:rPr>
        <w:t>2,f</w:t>
      </w:r>
      <w:r>
        <w:t>, and T</w:t>
      </w:r>
      <w:r>
        <w:rPr>
          <w:vertAlign w:val="subscript"/>
        </w:rPr>
        <w:t>2,r</w:t>
      </w:r>
      <w:r>
        <w:t xml:space="preserve">) </w:t>
      </w:r>
      <w:r w:rsidR="00094F6A">
        <w:t>considering</w:t>
      </w:r>
      <w:r>
        <w:t xml:space="preserve"> a range of B</w:t>
      </w:r>
      <w:r>
        <w:rPr>
          <w:vertAlign w:val="subscript"/>
        </w:rPr>
        <w:t>1</w:t>
      </w:r>
      <w:r>
        <w:t xml:space="preserve"> errors (±30% in increments of 5%)</w:t>
      </w:r>
      <w:r w:rsidR="004B250E">
        <w:t xml:space="preserve"> and </w:t>
      </w:r>
      <w:r w:rsidR="00B70D48">
        <w:t>a</w:t>
      </w:r>
      <w:r>
        <w:t xml:space="preserve"> </w:t>
      </w:r>
      <w:r w:rsidR="00DD724D">
        <w:t xml:space="preserve">two-FA </w:t>
      </w:r>
      <w:r>
        <w:t>VFA T</w:t>
      </w:r>
      <w:r>
        <w:rPr>
          <w:vertAlign w:val="subscript"/>
        </w:rPr>
        <w:t>1</w:t>
      </w:r>
      <w:r>
        <w:t xml:space="preserve"> mapping method (TR = 15ms, </w:t>
      </w:r>
      <w:r w:rsidR="00DD724D">
        <w:t>α = 3° and 15°).</w:t>
      </w:r>
    </w:p>
    <w:p w14:paraId="43E0050F" w14:textId="77777777" w:rsidR="00A91D2B" w:rsidRPr="00A1015D" w:rsidRDefault="00A91D2B" w:rsidP="001F002A">
      <w:pPr>
        <w:pStyle w:val="Titre1"/>
      </w:pPr>
      <w:r w:rsidRPr="00A1015D">
        <w:t>RESULTS</w:t>
      </w:r>
    </w:p>
    <w:p w14:paraId="042EE665" w14:textId="77777777" w:rsidR="00A91D2B" w:rsidRDefault="00E71228" w:rsidP="00380B9C">
      <w:pPr>
        <w:pStyle w:val="Titre2"/>
      </w:pPr>
      <w:r>
        <w:t>Uniform Protocols</w:t>
      </w:r>
    </w:p>
    <w:p w14:paraId="16497148" w14:textId="58925F77" w:rsidR="005D72EF" w:rsidRDefault="0012605F" w:rsidP="005D72EF">
      <w:r>
        <w:fldChar w:fldCharType="begin"/>
      </w:r>
      <w:r>
        <w:instrText xml:space="preserve"> </w:instrText>
      </w:r>
      <w:r w:rsidR="00410A7E">
        <w:instrText>REF</w:instrText>
      </w:r>
      <w:r>
        <w:instrText xml:space="preserve"> _Ref492993963 \h </w:instrText>
      </w:r>
      <w:r>
        <w:fldChar w:fldCharType="separate"/>
      </w:r>
      <w:r w:rsidR="000529E1">
        <w:t xml:space="preserve">Figure </w:t>
      </w:r>
      <w:r w:rsidR="000529E1">
        <w:rPr>
          <w:noProof/>
        </w:rPr>
        <w:t>1</w:t>
      </w:r>
      <w:r>
        <w:fldChar w:fldCharType="end"/>
      </w:r>
      <w:r>
        <w:t xml:space="preserve"> shows t</w:t>
      </w:r>
      <w:r w:rsidR="005D72EF">
        <w:t xml:space="preserve">he </w:t>
      </w:r>
      <w:r w:rsidR="002757DB">
        <w:t xml:space="preserve">simulated errors in each fitting parameter (ΔF, </w:t>
      </w:r>
      <w:proofErr w:type="spellStart"/>
      <w:r w:rsidR="002757DB">
        <w:t>Δk</w:t>
      </w:r>
      <w:r w:rsidR="002757DB" w:rsidRPr="002757DB">
        <w:rPr>
          <w:vertAlign w:val="subscript"/>
        </w:rPr>
        <w:t>f</w:t>
      </w:r>
      <w:proofErr w:type="spellEnd"/>
      <w:r w:rsidR="002757DB">
        <w:t>, ΔT</w:t>
      </w:r>
      <w:proofErr w:type="gramStart"/>
      <w:r w:rsidR="002757DB" w:rsidRPr="002757DB">
        <w:rPr>
          <w:vertAlign w:val="subscript"/>
        </w:rPr>
        <w:t>2,f</w:t>
      </w:r>
      <w:proofErr w:type="gramEnd"/>
      <w:r w:rsidR="002757DB">
        <w:t>, ΔT</w:t>
      </w:r>
      <w:r w:rsidR="002757DB" w:rsidRPr="002757DB">
        <w:rPr>
          <w:vertAlign w:val="subscript"/>
        </w:rPr>
        <w:t>2,r</w:t>
      </w:r>
      <w:r w:rsidR="002757DB">
        <w:t xml:space="preserve">) estimated from </w:t>
      </w:r>
      <w:r w:rsidR="00A371AE">
        <w:t xml:space="preserve">the first-order approximation of the Taylor expansion in </w:t>
      </w:r>
      <w:r w:rsidR="002757DB">
        <w:t>Eq. 2 (solid lines) and from the relative error in fit</w:t>
      </w:r>
      <w:r w:rsidR="00994532">
        <w:t xml:space="preserve"> using</w:t>
      </w:r>
      <w:r w:rsidR="002757DB">
        <w:t xml:space="preserve"> the Sled and Pike model (dash line) in the presence of B</w:t>
      </w:r>
      <w:r w:rsidR="002757DB">
        <w:rPr>
          <w:vertAlign w:val="subscript"/>
        </w:rPr>
        <w:t>1</w:t>
      </w:r>
      <w:r w:rsidR="002757DB">
        <w:t xml:space="preserve"> errors (±30%). </w:t>
      </w:r>
      <w:r w:rsidR="00994532">
        <w:t>Data was simulated for a</w:t>
      </w:r>
      <w:r w:rsidR="002757DB">
        <w:t xml:space="preserve"> B</w:t>
      </w:r>
      <w:r w:rsidR="002757DB">
        <w:rPr>
          <w:vertAlign w:val="subscript"/>
        </w:rPr>
        <w:t>1</w:t>
      </w:r>
      <w:r w:rsidR="002757DB">
        <w:t>-independent T</w:t>
      </w:r>
      <w:r w:rsidR="002757DB">
        <w:rPr>
          <w:vertAlign w:val="subscript"/>
        </w:rPr>
        <w:t>1</w:t>
      </w:r>
      <w:r w:rsidR="002757DB">
        <w:t xml:space="preserve"> measure (IR, red) and a B</w:t>
      </w:r>
      <w:r w:rsidR="002757DB">
        <w:rPr>
          <w:vertAlign w:val="subscript"/>
        </w:rPr>
        <w:t>1</w:t>
      </w:r>
      <w:r w:rsidR="002757DB">
        <w:t>-dependent T</w:t>
      </w:r>
      <w:r w:rsidR="002757DB">
        <w:rPr>
          <w:vertAlign w:val="subscript"/>
        </w:rPr>
        <w:t>1</w:t>
      </w:r>
      <w:r w:rsidR="00994532">
        <w:t xml:space="preserve"> measure (VFA, blue) </w:t>
      </w:r>
      <w:r w:rsidR="002757DB">
        <w:t xml:space="preserve">separately. The overall trends in the error curves produced by </w:t>
      </w:r>
      <w:r w:rsidR="00A61B12">
        <w:t>model fits</w:t>
      </w:r>
      <w:r w:rsidR="002757DB">
        <w:t xml:space="preserve"> rep</w:t>
      </w:r>
      <w:r w:rsidR="00A61B12">
        <w:t>roduced</w:t>
      </w:r>
      <w:r w:rsidR="002757DB">
        <w:t xml:space="preserve"> well </w:t>
      </w:r>
      <w:r w:rsidR="00A61B12">
        <w:t xml:space="preserve">similar simulations </w:t>
      </w:r>
      <w:r w:rsidR="00F84733">
        <w:t xml:space="preserve">that </w:t>
      </w:r>
      <w:r w:rsidR="00A61B12">
        <w:t>were</w:t>
      </w:r>
      <w:r w:rsidR="002757DB">
        <w:t xml:space="preserve"> </w:t>
      </w:r>
      <w:r w:rsidR="00A61B12">
        <w:t>reported</w:t>
      </w:r>
      <w:r w:rsidR="002757DB">
        <w:t xml:space="preserve"> </w:t>
      </w:r>
      <w:r w:rsidR="00A61B12">
        <w:t>recently</w:t>
      </w:r>
      <w:r w:rsidR="002757DB">
        <w:t xml:space="preserve"> </w:t>
      </w:r>
      <w:r w:rsidR="002757DB">
        <w:fldChar w:fldCharType="begin"/>
      </w:r>
      <w:r w:rsidR="00876B92">
        <w:instrText xml:space="preserve"> </w:instrText>
      </w:r>
      <w:r w:rsidR="00410A7E">
        <w:instrText>ADDIN</w:instrText>
      </w:r>
      <w:r w:rsidR="00876B92">
        <w:instrText xml:space="preserve"> EN.CITE &lt;EndNote&gt;&lt;Cite&gt;&lt;Author&gt;Boudreau&lt;/Author&gt;&lt;Year&gt;2017&lt;/Year&gt;&lt;RecNum&gt;8255&lt;/RecNum&gt;&lt;DisplayText&gt;(23)&lt;/DisplayText&gt;&lt;record&gt;&lt;rec-number&gt;8255&lt;/rec-number&gt;&lt;foreign-keys&gt;&lt;key app="EN" db-id="wsx2zxvfv2f923ezt58xsvan9zzwpdv5vewx" timestamp="1505236441"&gt;8255&lt;/key&gt;&lt;/foreign-keys&gt;&lt;ref-type name="Journal Article"&gt;17&lt;/ref-type&gt;&lt;contributors&gt;&lt;authors&gt;&lt;author&gt;Boudreau, M.&lt;/author&gt;&lt;author&gt;Stikov, N.&lt;/author&gt;&lt;author&gt;Pike, G. B.&lt;/author&gt;&lt;/authors&gt;&lt;/contributors&gt;&lt;auth-address&gt;McConnell Brain Imaging Centre, Montreal Neurological Institute, McGill University, Montreal, Quebec, Canada.&amp;#xD;Departement du Genie Biomedical, Ecole Polytechnique de Montreal, Montreal, Quebec, Canada.&amp;#xD;Montreal Heart Institute, Montreal, Quebec, Canada.&amp;#xD;Hotchkiss Brain Institute and Department of Radiology, University of Calgary, Calgary, Alberta, Canada.&lt;/auth-address&gt;&lt;titles&gt;&lt;title&gt;B1 -sensitivity analysis of quantitative magnetization transfer imaging&lt;/title&gt;&lt;secondary-title&gt;Magn Reson Med&lt;/secondary-title&gt;&lt;/titles&gt;&lt;periodical&gt;&lt;full-title&gt;Magnetic Resonance in Medicine&lt;/full-title&gt;&lt;abbr-1&gt;Magn. Reson. Med.&lt;/abbr-1&gt;&lt;abbr-2&gt;Magn Reson Med&lt;/abbr-2&gt;&lt;/periodical&gt;&lt;keywords&gt;&lt;keyword&gt;B1 mapping&lt;/keyword&gt;&lt;keyword&gt;T1 mapping&lt;/keyword&gt;&lt;keyword&gt;quantitative magnetization transfer&lt;/keyword&gt;&lt;keyword&gt;sensitivity analysis&lt;/keyword&gt;&lt;/keywords&gt;&lt;dates&gt;&lt;year&gt;2017&lt;/year&gt;&lt;pub-dates&gt;&lt;date&gt;Mar 27&lt;/date&gt;&lt;/pub-dates&gt;&lt;/dates&gt;&lt;isbn&gt;1522-2594 (Electronic)&amp;#xD;0740-3194 (Linking)&lt;/isbn&gt;&lt;accession-num&gt;28349596&lt;/accession-num&gt;&lt;urls&gt;&lt;related-urls&gt;&lt;url&gt;https://www.ncbi.nlm.nih.gov/pubmed/28349596&lt;/url&gt;&lt;/related-urls&gt;&lt;/urls&gt;&lt;electronic-resource-num&gt;10.1002/mrm.26673&lt;/electronic-resource-num&gt;&lt;/record&gt;&lt;/Cite&gt;&lt;/EndNote&gt;</w:instrText>
      </w:r>
      <w:r w:rsidR="002757DB">
        <w:fldChar w:fldCharType="separate"/>
      </w:r>
      <w:r w:rsidR="00876B92">
        <w:rPr>
          <w:noProof/>
        </w:rPr>
        <w:t>(</w:t>
      </w:r>
      <w:hyperlink w:anchor="_ENREF_1_23" w:tooltip="Boudreau, 2017 #8255" w:history="1">
        <w:r w:rsidR="000529E1">
          <w:rPr>
            <w:noProof/>
          </w:rPr>
          <w:t>23</w:t>
        </w:r>
      </w:hyperlink>
      <w:r w:rsidR="00876B92">
        <w:rPr>
          <w:noProof/>
        </w:rPr>
        <w:t>)</w:t>
      </w:r>
      <w:r w:rsidR="002757DB">
        <w:fldChar w:fldCharType="end"/>
      </w:r>
      <w:r w:rsidR="002757DB">
        <w:t xml:space="preserve"> (</w:t>
      </w:r>
      <w:r w:rsidR="00A61B12">
        <w:t>Boudreau et al 2017, Figure 3)</w:t>
      </w:r>
      <w:r w:rsidR="00781003">
        <w:t xml:space="preserve"> even though they don’t share </w:t>
      </w:r>
      <w:r w:rsidR="00B34548">
        <w:t xml:space="preserve">the same </w:t>
      </w:r>
      <w:r w:rsidR="002757DB">
        <w:t xml:space="preserve">core </w:t>
      </w:r>
      <w:proofErr w:type="spellStart"/>
      <w:r w:rsidR="002757DB">
        <w:t>qMT</w:t>
      </w:r>
      <w:proofErr w:type="spellEnd"/>
      <w:r w:rsidR="002757DB">
        <w:t xml:space="preserve"> simulation a</w:t>
      </w:r>
      <w:r w:rsidR="00A371AE">
        <w:t>nd fitting software</w:t>
      </w:r>
      <w:r w:rsidR="00A61B12">
        <w:t>, establishing confidence in the use of this</w:t>
      </w:r>
      <w:r w:rsidR="002757DB">
        <w:t xml:space="preserve"> open-source </w:t>
      </w:r>
      <w:proofErr w:type="spellStart"/>
      <w:r w:rsidR="002757DB">
        <w:t>qMTLab</w:t>
      </w:r>
      <w:proofErr w:type="spellEnd"/>
      <w:r w:rsidR="002757DB">
        <w:t xml:space="preserve"> software </w:t>
      </w:r>
      <w:r w:rsidR="002757DB">
        <w:fldChar w:fldCharType="begin"/>
      </w:r>
      <w:r w:rsidR="00163F81">
        <w:instrText xml:space="preserve"> </w:instrText>
      </w:r>
      <w:r w:rsidR="00410A7E">
        <w:instrText>ADDIN</w:instrText>
      </w:r>
      <w:r w:rsidR="00163F81">
        <w:instrText xml:space="preserve"> EN.CITE &lt;EndNote&gt;&lt;Cite&gt;&lt;Author&gt;Cabana&lt;/Author&gt;&lt;Year&gt;2016&lt;/Year&gt;&lt;RecNum&gt;8231&lt;/RecNum&gt;&lt;DisplayText&gt;(25)&lt;/DisplayText&gt;&lt;record&gt;&lt;rec-number&gt;8231&lt;/rec-number&gt;&lt;foreign-keys&gt;&lt;key app="EN" db-id="wsx2zxvfv2f923ezt58xsvan9zzwpdv5vewx" timestamp="1463670582"&gt;8231&lt;/key&gt;&lt;/foreign-keys&gt;&lt;ref-type name="Journal Article"&gt;17&lt;/ref-type&gt;&lt;contributors&gt;&lt;authors&gt;&lt;author&gt;Cabana, Jean-François&lt;/author&gt;&lt;author&gt;Gu, Ye&lt;/author&gt;&lt;author&gt;Boudreau, Mathieu&lt;/author&gt;&lt;author&gt;Levesque, Ives R.&lt;/author&gt;&lt;author&gt;Atchia, Yaaseen&lt;/author&gt;&lt;author&gt;Sled, John G.&lt;/author&gt;&lt;author&gt;Narayanan, Sridar&lt;/author&gt;&lt;author&gt;Arnold, Douglas L.&lt;/author&gt;&lt;author&gt;Pike, G. Bruce&lt;/author&gt;&lt;author&gt;Cohen-Adad, Julien&lt;/author&gt;&lt;author&gt;Duval, Tanguy&lt;/author&gt;&lt;author&gt;Vuong, Manh-Tung&lt;/author&gt;&lt;author&gt;Stikov, Nikola&lt;/author&gt;&lt;/authors&gt;&lt;/contributors&gt;&lt;titles&gt;&lt;title&gt;Quantitative magnetization transfer imaging made easy with qMTLab: Software for data simulation, analysis, and visualization&lt;/title&gt;&lt;secondary-title&gt;Concepts in Magnetic Resonance Part A&lt;/secondary-title&gt;&lt;/titles&gt;&lt;pages&gt;n/a-n/a&lt;/pages&gt;&lt;keywords&gt;&lt;keyword&gt;magnetization transfer&lt;/keyword&gt;&lt;keyword&gt;quantitative magnetization transfer imaging&lt;/keyword&gt;&lt;keyword&gt;qMTI&lt;/keyword&gt;&lt;keyword&gt;software&lt;/keyword&gt;&lt;keyword&gt;open-source&lt;/keyword&gt;&lt;keyword&gt;simulation&lt;/keyword&gt;&lt;keyword&gt;data fitting&lt;/keyword&gt;&lt;keyword&gt;two pool model&lt;/keyword&gt;&lt;keyword&gt;binary spin-bath model&lt;/keyword&gt;&lt;/keywords&gt;&lt;dates&gt;&lt;year&gt;2016&lt;/year&gt;&lt;/dates&gt;&lt;isbn&gt;1552-5023&lt;/isbn&gt;&lt;urls&gt;&lt;related-urls&gt;&lt;url&gt;http://dx.doi.org/10.1002/cmr.a.21357&lt;/url&gt;&lt;/related-urls&gt;&lt;/urls&gt;&lt;electronic-resource-num&gt;10.1002/cmr.a.21357&lt;/electronic-resource-num&gt;&lt;/record&gt;&lt;/Cite&gt;&lt;/EndNote&gt;</w:instrText>
      </w:r>
      <w:r w:rsidR="002757DB">
        <w:fldChar w:fldCharType="separate"/>
      </w:r>
      <w:r w:rsidR="00163F81">
        <w:rPr>
          <w:noProof/>
        </w:rPr>
        <w:t>(</w:t>
      </w:r>
      <w:hyperlink w:anchor="_ENREF_1_25" w:tooltip="Cabana, 2016 #8231" w:history="1">
        <w:r w:rsidR="000529E1">
          <w:rPr>
            <w:noProof/>
          </w:rPr>
          <w:t>25</w:t>
        </w:r>
      </w:hyperlink>
      <w:r w:rsidR="00163F81">
        <w:rPr>
          <w:noProof/>
        </w:rPr>
        <w:t>)</w:t>
      </w:r>
      <w:r w:rsidR="002757DB">
        <w:fldChar w:fldCharType="end"/>
      </w:r>
      <w:r w:rsidR="002757DB">
        <w:t xml:space="preserve"> </w:t>
      </w:r>
      <w:r w:rsidR="00A61B12">
        <w:t>for this work</w:t>
      </w:r>
      <w:r w:rsidR="002757DB">
        <w:t>.</w:t>
      </w:r>
    </w:p>
    <w:p w14:paraId="1A8BA0AA" w14:textId="20725D44" w:rsidR="000D5A07" w:rsidRDefault="00BF30B1" w:rsidP="005D72EF">
      <w:r>
        <w:t>F</w:t>
      </w:r>
      <w:r w:rsidR="00852F0C">
        <w:t>o</w:t>
      </w:r>
      <w:r>
        <w:t>r B</w:t>
      </w:r>
      <w:r>
        <w:rPr>
          <w:vertAlign w:val="subscript"/>
        </w:rPr>
        <w:t>1</w:t>
      </w:r>
      <w:r>
        <w:t xml:space="preserve"> errors within ±5%, t</w:t>
      </w:r>
      <w:r w:rsidR="003D4B21">
        <w:t>he</w:t>
      </w:r>
      <w:r w:rsidR="006255D6">
        <w:t xml:space="preserve"> errors </w:t>
      </w:r>
      <w:r>
        <w:t xml:space="preserve">in all parameters calculated </w:t>
      </w:r>
      <w:r w:rsidR="006255D6">
        <w:t xml:space="preserve">from Eq. 2 approximated well the </w:t>
      </w:r>
      <w:r>
        <w:t>fitted estimates.</w:t>
      </w:r>
      <w:r w:rsidR="006255D6">
        <w:t xml:space="preserve"> For VFA</w:t>
      </w:r>
      <w:r w:rsidR="00AF2CBD">
        <w:t xml:space="preserve"> T</w:t>
      </w:r>
      <w:r w:rsidR="00AF2CBD">
        <w:rPr>
          <w:vertAlign w:val="subscript"/>
        </w:rPr>
        <w:t>1</w:t>
      </w:r>
      <w:r w:rsidR="00AF2CBD">
        <w:t xml:space="preserve"> </w:t>
      </w:r>
      <w:r w:rsidR="00781003">
        <w:t xml:space="preserve">mapping </w:t>
      </w:r>
      <w:r w:rsidR="00AF2CBD">
        <w:t>and</w:t>
      </w:r>
      <w:r w:rsidR="006255D6">
        <w:t xml:space="preserve"> ΔB</w:t>
      </w:r>
      <w:r w:rsidR="006255D6">
        <w:rPr>
          <w:vertAlign w:val="subscript"/>
        </w:rPr>
        <w:t>1</w:t>
      </w:r>
      <w:r w:rsidR="006255D6">
        <w:t xml:space="preserve"> = 0.05</w:t>
      </w:r>
      <w:r w:rsidR="00B85D07">
        <w:t xml:space="preserve"> </w:t>
      </w:r>
      <w:proofErr w:type="spellStart"/>
      <w:r w:rsidR="00B85D07">
        <w:t>n.u</w:t>
      </w:r>
      <w:proofErr w:type="spellEnd"/>
      <w:r w:rsidR="00B85D07">
        <w:t>.</w:t>
      </w:r>
      <w:r w:rsidR="006255D6">
        <w:t xml:space="preserve"> (+5</w:t>
      </w:r>
      <w:r w:rsidR="005F1F7C">
        <w:t xml:space="preserve"> </w:t>
      </w:r>
      <w:r w:rsidR="006255D6">
        <w:t>%),</w:t>
      </w:r>
      <w:r w:rsidR="00AF2CBD">
        <w:t xml:space="preserve"> the </w:t>
      </w:r>
      <w:proofErr w:type="spellStart"/>
      <w:r w:rsidR="00AF2CBD">
        <w:t>Δ</w:t>
      </w:r>
      <w:r w:rsidR="00AF2CBD">
        <w:rPr>
          <w:i/>
        </w:rPr>
        <w:t>p</w:t>
      </w:r>
      <w:proofErr w:type="spellEnd"/>
      <w:r w:rsidR="00AF2CBD">
        <w:t xml:space="preserve"> values</w:t>
      </w:r>
      <w:r w:rsidR="006255D6">
        <w:t xml:space="preserve"> (Eq. 2, Fit) </w:t>
      </w:r>
      <w:r w:rsidR="00781003">
        <w:t>were</w:t>
      </w:r>
      <w:r w:rsidR="006255D6">
        <w:t xml:space="preserve">: </w:t>
      </w:r>
      <w:r w:rsidR="00CF3EA4">
        <w:t>Δ</w:t>
      </w:r>
      <w:r w:rsidR="006255D6">
        <w:t xml:space="preserve">F </w:t>
      </w:r>
      <w:r w:rsidR="00CF3EA4">
        <w:t xml:space="preserve">= </w:t>
      </w:r>
      <w:r w:rsidR="006255D6">
        <w:t>(-0.94</w:t>
      </w:r>
      <w:r w:rsidR="005F1F7C">
        <w:t xml:space="preserve"> </w:t>
      </w:r>
      <w:r w:rsidR="006255D6">
        <w:t>%, -1.06</w:t>
      </w:r>
      <w:r w:rsidR="005F1F7C">
        <w:t xml:space="preserve"> </w:t>
      </w:r>
      <w:r w:rsidR="006255D6">
        <w:t xml:space="preserve">%), </w:t>
      </w:r>
      <w:proofErr w:type="spellStart"/>
      <w:r w:rsidR="00CF3EA4">
        <w:t>Δ</w:t>
      </w:r>
      <w:r w:rsidR="006255D6">
        <w:t>k</w:t>
      </w:r>
      <w:r w:rsidR="006255D6">
        <w:rPr>
          <w:vertAlign w:val="subscript"/>
        </w:rPr>
        <w:t>f</w:t>
      </w:r>
      <w:proofErr w:type="spellEnd"/>
      <w:r w:rsidR="006255D6">
        <w:t xml:space="preserve"> </w:t>
      </w:r>
      <w:r w:rsidR="00CF3EA4">
        <w:t xml:space="preserve">= </w:t>
      </w:r>
      <w:r w:rsidR="006255D6">
        <w:t>(</w:t>
      </w:r>
      <w:r w:rsidR="005F1F7C">
        <w:t>14.77 %</w:t>
      </w:r>
      <w:r w:rsidR="006255D6">
        <w:t xml:space="preserve">, </w:t>
      </w:r>
      <w:r w:rsidR="005F1F7C">
        <w:t>16.88 %</w:t>
      </w:r>
      <w:r w:rsidR="006255D6">
        <w:t>)</w:t>
      </w:r>
      <w:r w:rsidR="005F1F7C">
        <w:t xml:space="preserve">, </w:t>
      </w:r>
      <w:r w:rsidR="00CF3EA4">
        <w:t>Δ</w:t>
      </w:r>
      <w:r w:rsidR="005F1F7C">
        <w:t>T</w:t>
      </w:r>
      <w:proofErr w:type="gramStart"/>
      <w:r w:rsidR="005F1F7C">
        <w:rPr>
          <w:vertAlign w:val="subscript"/>
        </w:rPr>
        <w:t>2,f</w:t>
      </w:r>
      <w:proofErr w:type="gramEnd"/>
      <w:r w:rsidR="005F1F7C">
        <w:t xml:space="preserve"> </w:t>
      </w:r>
      <w:r w:rsidR="00CF3EA4">
        <w:t xml:space="preserve">= </w:t>
      </w:r>
      <w:r w:rsidR="005F1F7C">
        <w:t xml:space="preserve">(-2.56 %, </w:t>
      </w:r>
      <w:r w:rsidR="00CF3EA4">
        <w:t>-1.97 %</w:t>
      </w:r>
      <w:r w:rsidR="005F1F7C">
        <w:t>)</w:t>
      </w:r>
      <w:r w:rsidR="00CF3EA4">
        <w:t>, and ΔT</w:t>
      </w:r>
      <w:r w:rsidR="00CF3EA4">
        <w:rPr>
          <w:vertAlign w:val="subscript"/>
        </w:rPr>
        <w:t>2,r</w:t>
      </w:r>
      <w:r w:rsidR="00CF3EA4">
        <w:t xml:space="preserve"> = (</w:t>
      </w:r>
      <w:r w:rsidR="00AF2CBD">
        <w:t>-0.51 %, -0.65%</w:t>
      </w:r>
      <w:r w:rsidR="00CF3EA4">
        <w:t>).</w:t>
      </w:r>
      <w:r w:rsidR="00B85D07">
        <w:t xml:space="preserve"> Both ΔF (for VFA) and ΔT</w:t>
      </w:r>
      <w:proofErr w:type="gramStart"/>
      <w:r w:rsidR="00B85D07">
        <w:rPr>
          <w:vertAlign w:val="subscript"/>
        </w:rPr>
        <w:t>2,r</w:t>
      </w:r>
      <w:proofErr w:type="gramEnd"/>
      <w:r w:rsidR="00B85D07">
        <w:t xml:space="preserve"> </w:t>
      </w:r>
      <w:r w:rsidR="00A61B12">
        <w:t>showed</w:t>
      </w:r>
      <w:r w:rsidR="00B85D07">
        <w:t xml:space="preserve"> linear trends for the “Fit” case, which resulted in </w:t>
      </w:r>
      <w:r w:rsidR="00781003">
        <w:t xml:space="preserve">an overall </w:t>
      </w:r>
      <w:r w:rsidR="00B85D07">
        <w:t>better agreement with Eq. 2</w:t>
      </w:r>
      <w:r w:rsidR="00781003">
        <w:t>. Resulting from these analyses, a</w:t>
      </w:r>
      <w:r w:rsidR="00B85D07">
        <w:t xml:space="preserve"> ΔB</w:t>
      </w:r>
      <w:r w:rsidR="00B85D07">
        <w:rPr>
          <w:vertAlign w:val="subscript"/>
        </w:rPr>
        <w:t>1</w:t>
      </w:r>
      <w:r w:rsidR="00B85D07">
        <w:t xml:space="preserve"> of 0.05 </w:t>
      </w:r>
      <w:proofErr w:type="spellStart"/>
      <w:r w:rsidR="00B85D07">
        <w:t>n.u</w:t>
      </w:r>
      <w:proofErr w:type="spellEnd"/>
      <w:r w:rsidR="00B85D07">
        <w:t>. was selected for the iterative optimization</w:t>
      </w:r>
      <w:r w:rsidR="00A61B12">
        <w:t xml:space="preserve"> calculation</w:t>
      </w:r>
      <w:r w:rsidR="00B85D07">
        <w:t xml:space="preserve"> (Eq. 5) </w:t>
      </w:r>
      <w:r w:rsidR="00DB334C">
        <w:t>later</w:t>
      </w:r>
      <w:r w:rsidR="00B85D07">
        <w:t xml:space="preserve"> in this work.</w:t>
      </w:r>
    </w:p>
    <w:p w14:paraId="799F5480" w14:textId="77777777" w:rsidR="00B85D07" w:rsidRPr="00100BCA" w:rsidRDefault="00B85D07" w:rsidP="005D72EF">
      <w:r>
        <w:fldChar w:fldCharType="begin"/>
      </w:r>
      <w:r>
        <w:instrText xml:space="preserve"> </w:instrText>
      </w:r>
      <w:r w:rsidR="00410A7E">
        <w:instrText>REF</w:instrText>
      </w:r>
      <w:r>
        <w:instrText xml:space="preserve"> _Ref492993971 \h </w:instrText>
      </w:r>
      <w:r>
        <w:fldChar w:fldCharType="separate"/>
      </w:r>
      <w:r w:rsidR="000529E1">
        <w:t xml:space="preserve">Figure </w:t>
      </w:r>
      <w:r w:rsidR="000529E1">
        <w:rPr>
          <w:noProof/>
        </w:rPr>
        <w:t>2</w:t>
      </w:r>
      <w:r>
        <w:fldChar w:fldCharType="end"/>
      </w:r>
      <w:r>
        <w:t xml:space="preserve"> shows the simulated errors</w:t>
      </w:r>
      <w:r w:rsidR="00B848CC">
        <w:t xml:space="preserve"> of</w:t>
      </w:r>
      <w:r>
        <w:t xml:space="preserve"> fitting parameter</w:t>
      </w:r>
      <w:r w:rsidR="008E7652">
        <w:t>s</w:t>
      </w:r>
      <w:r w:rsidR="00A94216">
        <w:t xml:space="preserve"> </w:t>
      </w:r>
      <w:r w:rsidR="008E7652">
        <w:t>for a</w:t>
      </w:r>
      <w:r w:rsidR="00A94216">
        <w:t xml:space="preserve"> 5% ΔB</w:t>
      </w:r>
      <w:r w:rsidR="00A94216">
        <w:rPr>
          <w:vertAlign w:val="subscript"/>
        </w:rPr>
        <w:t>1</w:t>
      </w:r>
      <w:r w:rsidR="00BF30B1">
        <w:t xml:space="preserve"> (assuming VFA T</w:t>
      </w:r>
      <w:r w:rsidR="00BF30B1">
        <w:rPr>
          <w:vertAlign w:val="subscript"/>
        </w:rPr>
        <w:t>1</w:t>
      </w:r>
      <w:r w:rsidR="00BF30B1">
        <w:t>)</w:t>
      </w:r>
      <w:r w:rsidR="00B848CC">
        <w:rPr>
          <w:vertAlign w:val="subscript"/>
        </w:rPr>
        <w:t>,</w:t>
      </w:r>
      <w:r>
        <w:t xml:space="preserve"> </w:t>
      </w:r>
      <w:r w:rsidR="008E7652">
        <w:t>using</w:t>
      </w:r>
      <w:r>
        <w:t xml:space="preserve"> a wide range of uniform </w:t>
      </w:r>
      <w:proofErr w:type="spellStart"/>
      <w:r>
        <w:t>qMT</w:t>
      </w:r>
      <w:proofErr w:type="spellEnd"/>
      <w:r>
        <w:t xml:space="preserve"> acquisition protocols</w:t>
      </w:r>
      <w:r w:rsidR="00F33F5E">
        <w:t xml:space="preserve"> </w:t>
      </w:r>
      <w:r w:rsidR="00BF30B1">
        <w:t>varying</w:t>
      </w:r>
      <w:r w:rsidR="00A94216">
        <w:t xml:space="preserve"> in number</w:t>
      </w:r>
      <w:r w:rsidR="008E7652">
        <w:t xml:space="preserve"> of </w:t>
      </w:r>
      <w:r w:rsidR="00A94216">
        <w:t>FA</w:t>
      </w:r>
      <w:r w:rsidR="008E7652">
        <w:rPr>
          <w:vertAlign w:val="subscript"/>
        </w:rPr>
        <w:t>MT</w:t>
      </w:r>
      <w:r w:rsidR="00A94216">
        <w:t>, number of off-resonance frequencies</w:t>
      </w:r>
      <w:r w:rsidR="00F33F5E">
        <w:t xml:space="preserve"> per </w:t>
      </w:r>
      <w:r w:rsidR="008E7652">
        <w:t>FA</w:t>
      </w:r>
      <w:r w:rsidR="008E7652">
        <w:rPr>
          <w:vertAlign w:val="subscript"/>
        </w:rPr>
        <w:t>MT</w:t>
      </w:r>
      <w:r w:rsidR="00A94216">
        <w:t xml:space="preserve">, and </w:t>
      </w:r>
      <w:r w:rsidR="008E7652">
        <w:t xml:space="preserve">total </w:t>
      </w:r>
      <w:r w:rsidR="00A94216">
        <w:t>number of acquisitions points.</w:t>
      </w:r>
      <w:r w:rsidR="00F33F5E">
        <w:t xml:space="preserve"> </w:t>
      </w:r>
      <w:r w:rsidR="00BF30B1">
        <w:t>While m</w:t>
      </w:r>
      <w:r w:rsidR="00F33F5E">
        <w:t>ost curves (sets of FA</w:t>
      </w:r>
      <w:r w:rsidR="008E7652">
        <w:rPr>
          <w:vertAlign w:val="subscript"/>
        </w:rPr>
        <w:t>MT</w:t>
      </w:r>
      <w:r w:rsidR="008E7652">
        <w:t xml:space="preserve"> combinations)</w:t>
      </w:r>
      <w:r w:rsidR="00F33F5E">
        <w:t xml:space="preserve"> trend</w:t>
      </w:r>
      <w:r w:rsidR="00BF30B1">
        <w:t>ed</w:t>
      </w:r>
      <w:r w:rsidR="00F33F5E">
        <w:t xml:space="preserve"> asymptotically with increasing number of acquisition points, </w:t>
      </w:r>
      <w:r w:rsidR="00BF30B1">
        <w:t>they did not</w:t>
      </w:r>
      <w:r w:rsidR="007E564F">
        <w:t xml:space="preserve"> </w:t>
      </w:r>
      <w:r w:rsidR="00BF30B1">
        <w:t>trend</w:t>
      </w:r>
      <w:r w:rsidR="00F33F5E">
        <w:t xml:space="preserve"> towards 0% parameter error values (except for a few </w:t>
      </w:r>
      <w:r w:rsidR="008E5EA1">
        <w:t>Δ</w:t>
      </w:r>
      <w:r w:rsidR="00F33F5E">
        <w:t>T</w:t>
      </w:r>
      <w:proofErr w:type="gramStart"/>
      <w:r w:rsidR="00F33F5E">
        <w:rPr>
          <w:vertAlign w:val="subscript"/>
        </w:rPr>
        <w:t>2,r</w:t>
      </w:r>
      <w:proofErr w:type="gramEnd"/>
      <w:r w:rsidR="00F33F5E">
        <w:t xml:space="preserve"> cases</w:t>
      </w:r>
      <w:r w:rsidR="008B3588">
        <w:t>,</w:t>
      </w:r>
      <w:r w:rsidR="00F33F5E">
        <w:t xml:space="preserve"> # FA &gt; 1 </w:t>
      </w:r>
      <w:r w:rsidR="008B3588">
        <w:t xml:space="preserve">protocols </w:t>
      </w:r>
      <w:r w:rsidR="00F33F5E">
        <w:t xml:space="preserve">that contain 650°). For </w:t>
      </w:r>
      <w:r w:rsidR="008E5EA1">
        <w:t>Δ</w:t>
      </w:r>
      <w:r w:rsidR="00F33F5E">
        <w:t>F, the three # FA = 1 curves (</w:t>
      </w:r>
      <w:r w:rsidR="00B52875">
        <w:t>dark blue, orange, yellow</w:t>
      </w:r>
      <w:r w:rsidR="00F33F5E">
        <w:t>)</w:t>
      </w:r>
      <w:r w:rsidR="00B52875">
        <w:t xml:space="preserve"> result</w:t>
      </w:r>
      <w:r w:rsidR="008E5EA1">
        <w:t>ed</w:t>
      </w:r>
      <w:r w:rsidR="00B52875">
        <w:t xml:space="preserve"> in the largest ΔF values overall, </w:t>
      </w:r>
      <w:r w:rsidR="00BF30B1">
        <w:t>demonstrating the benefit of including</w:t>
      </w:r>
      <w:r w:rsidR="00B52875">
        <w:t xml:space="preserve"> at least two flip angles in your </w:t>
      </w:r>
      <w:proofErr w:type="spellStart"/>
      <w:r w:rsidR="00B52875">
        <w:t>qMT</w:t>
      </w:r>
      <w:proofErr w:type="spellEnd"/>
      <w:r w:rsidR="00B52875">
        <w:t xml:space="preserve"> protocol </w:t>
      </w:r>
      <w:r w:rsidR="00BF30B1">
        <w:t>in the context of</w:t>
      </w:r>
      <w:r w:rsidR="00B52875">
        <w:t xml:space="preserve"> lower B</w:t>
      </w:r>
      <w:r w:rsidR="00B52875">
        <w:rPr>
          <w:vertAlign w:val="subscript"/>
        </w:rPr>
        <w:t>1</w:t>
      </w:r>
      <w:r w:rsidR="00B52875">
        <w:t>-sensitivity.</w:t>
      </w:r>
      <w:r w:rsidR="00100BCA">
        <w:t xml:space="preserve"> The three</w:t>
      </w:r>
      <w:r w:rsidR="00BF30B1">
        <w:t xml:space="preserve"> # FA &gt; 1</w:t>
      </w:r>
      <w:r w:rsidR="00100BCA">
        <w:t xml:space="preserve"> protocols</w:t>
      </w:r>
      <w:r w:rsidR="00BF30B1">
        <w:t xml:space="preserve"> </w:t>
      </w:r>
      <w:r w:rsidR="00100BCA">
        <w:t xml:space="preserve">that </w:t>
      </w:r>
      <w:r w:rsidR="008E5EA1">
        <w:t>included</w:t>
      </w:r>
      <w:r w:rsidR="00100BCA">
        <w:t xml:space="preserve"> FA=650° (green, light blue, red) resulted in ΔF curves </w:t>
      </w:r>
      <w:r w:rsidR="008E5EA1">
        <w:t>that overlapped</w:t>
      </w:r>
      <w:r w:rsidR="00100BCA">
        <w:t xml:space="preserve"> and</w:t>
      </w:r>
      <w:r w:rsidR="008E5EA1">
        <w:t xml:space="preserve"> </w:t>
      </w:r>
      <w:r w:rsidR="00100BCA">
        <w:t xml:space="preserve">intercepted ΔF = 0 % values </w:t>
      </w:r>
      <w:r w:rsidR="008E5EA1">
        <w:t>near 10 and 15 acquisition points</w:t>
      </w:r>
      <w:r w:rsidR="00BF30B1">
        <w:t>, but increased in error for larger # of acquisition points</w:t>
      </w:r>
      <w:r w:rsidR="008E5EA1">
        <w:t>.</w:t>
      </w:r>
    </w:p>
    <w:p w14:paraId="70799BEC" w14:textId="77777777" w:rsidR="00E71228" w:rsidRDefault="00E71228" w:rsidP="00E71228">
      <w:pPr>
        <w:pStyle w:val="Titre2"/>
      </w:pPr>
      <w:r>
        <w:t>Protocol Optimization</w:t>
      </w:r>
    </w:p>
    <w:p w14:paraId="045F9C75" w14:textId="75830136" w:rsidR="00EC2EE5" w:rsidRDefault="00EC2EE5" w:rsidP="00EC2EE5">
      <w:r>
        <w:fldChar w:fldCharType="begin"/>
      </w:r>
      <w:r>
        <w:instrText xml:space="preserve"> </w:instrText>
      </w:r>
      <w:r w:rsidR="00410A7E">
        <w:instrText>REF</w:instrText>
      </w:r>
      <w:r>
        <w:instrText xml:space="preserve"> _Ref492994003 \h </w:instrText>
      </w:r>
      <w:r>
        <w:fldChar w:fldCharType="separate"/>
      </w:r>
      <w:r w:rsidR="000529E1">
        <w:t xml:space="preserve">Figure </w:t>
      </w:r>
      <w:r w:rsidR="000529E1">
        <w:rPr>
          <w:noProof/>
        </w:rPr>
        <w:t>3</w:t>
      </w:r>
      <w:r>
        <w:fldChar w:fldCharType="end"/>
      </w:r>
      <w:r>
        <w:t xml:space="preserve"> displays the values of the Jacobian sensitivity matrices (</w:t>
      </w:r>
      <w:r w:rsidR="00385F36">
        <w:rPr>
          <w:b/>
        </w:rPr>
        <w:t>a-</w:t>
      </w:r>
      <w:r w:rsidR="00385F36" w:rsidRPr="00385F36">
        <w:rPr>
          <w:b/>
        </w:rPr>
        <w:t>d</w:t>
      </w:r>
      <w:r w:rsidR="00385F36">
        <w:t xml:space="preserve"> are the columns of </w:t>
      </w:r>
      <m:oMath>
        <m:sSub>
          <m:sSubPr>
            <m:ctrlPr>
              <w:rPr>
                <w:rFonts w:ascii="Cambria Math" w:hAnsi="Cambria Math"/>
                <w:i/>
              </w:rPr>
            </m:ctrlPr>
          </m:sSubPr>
          <m:e>
            <m:r>
              <m:rPr>
                <m:sty m:val="b"/>
              </m:rPr>
              <w:rPr>
                <w:rFonts w:ascii="Cambria Math" w:hAnsi="Cambria Math"/>
              </w:rPr>
              <m:t>S</m:t>
            </m:r>
          </m:e>
          <m:sub>
            <m:r>
              <w:rPr>
                <w:rFonts w:ascii="Cambria Math" w:hAnsi="Cambria Math"/>
              </w:rPr>
              <m:t>p</m:t>
            </m:r>
          </m:sub>
        </m:sSub>
      </m:oMath>
      <w:r w:rsidR="00385F36">
        <w:t xml:space="preserve">, </w:t>
      </w:r>
      <w:r w:rsidR="00385F36" w:rsidRPr="00385F36">
        <w:rPr>
          <w:b/>
        </w:rPr>
        <w:t>e</w:t>
      </w:r>
      <w:r w:rsidR="00385F36">
        <w:t xml:space="preserve"> is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IR</m:t>
            </m:r>
          </m:sup>
        </m:sSubSup>
      </m:oMath>
      <w:r w:rsidR="002524FB">
        <w:t xml:space="preserve">, and </w:t>
      </w:r>
      <w:r w:rsidR="002524FB" w:rsidRPr="000F5DC5">
        <w:rPr>
          <w:b/>
        </w:rPr>
        <w:t>f</w:t>
      </w:r>
      <w:r w:rsidR="002524FB">
        <w:t xml:space="preserve"> is</w:t>
      </w:r>
      <w:r w:rsidR="00385F36">
        <w:t xml:space="preserve">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VFA</m:t>
            </m:r>
          </m:sup>
        </m:sSubSup>
      </m:oMath>
      <w:r w:rsidR="00385F36">
        <w:t>).</w:t>
      </w:r>
      <w:r w:rsidR="002524FB">
        <w:t xml:space="preserve"> Each plot </w:t>
      </w:r>
      <w:r w:rsidR="00571745">
        <w:t>represents the</w:t>
      </w:r>
      <w:r w:rsidR="002524FB">
        <w:t xml:space="preserve"> sensitivity of the Z-spectrum relative to each parameter-of-interest (i.e. the change in Z-spectrum signal value due to a small increase </w:t>
      </w:r>
      <w:r w:rsidR="00294448">
        <w:t>in each</w:t>
      </w:r>
      <w:r w:rsidR="002524FB">
        <w:t xml:space="preserve"> parameter).</w:t>
      </w:r>
      <w:r w:rsidR="00D65995">
        <w:t xml:space="preserve"> </w:t>
      </w:r>
      <w:commentRangeStart w:id="60"/>
      <w:ins w:id="61" w:author="Mathieu Boudreau" w:date="2017-10-18T14:01:00Z">
        <w:r w:rsidR="00A02163">
          <w:t>The magnitude of the values</w:t>
        </w:r>
      </w:ins>
      <w:ins w:id="62" w:author="Mathieu Boudreau" w:date="2017-10-18T14:02:00Z">
        <w:r w:rsidR="00A02163">
          <w:t xml:space="preserve"> to simplify interpretations; the sign of the sensitivity curves represents the direction (increase/decrease</w:t>
        </w:r>
      </w:ins>
      <w:ins w:id="63" w:author="Mathieu Boudreau" w:date="2017-10-18T14:03:00Z">
        <w:r w:rsidR="00A02163">
          <w:t>) that the Z-spectrum changes for small variations of each parameters, while we are mainly concerned in how large of an overall change occurs.</w:t>
        </w:r>
      </w:ins>
      <w:ins w:id="64" w:author="Mathieu Boudreau" w:date="2017-10-18T14:01:00Z">
        <w:r w:rsidR="00A02163">
          <w:t xml:space="preserve"> </w:t>
        </w:r>
      </w:ins>
      <w:commentRangeEnd w:id="60"/>
      <w:ins w:id="65" w:author="Mathieu Boudreau" w:date="2017-10-18T14:04:00Z">
        <w:r w:rsidR="00A02163">
          <w:rPr>
            <w:rStyle w:val="Marquedecommentaire"/>
          </w:rPr>
          <w:commentReference w:id="60"/>
        </w:r>
      </w:ins>
      <w:r w:rsidR="00D65995">
        <w:t>A peak of</w:t>
      </w:r>
      <w:r w:rsidR="00837B7B">
        <w:t xml:space="preserve"> the sensitivity curve for F occurs at off-resonance frequencies</w:t>
      </w:r>
      <w:r w:rsidR="00D65995">
        <w:t xml:space="preserve"> an order of magnitude higher</w:t>
      </w:r>
      <w:r w:rsidR="00837B7B">
        <w:t xml:space="preserve"> for high FA</w:t>
      </w:r>
      <w:r w:rsidR="00837B7B">
        <w:rPr>
          <w:vertAlign w:val="subscript"/>
        </w:rPr>
        <w:t>MT</w:t>
      </w:r>
      <w:r w:rsidR="00837B7B">
        <w:t xml:space="preserve"> (&gt;500°) </w:t>
      </w:r>
      <w:r w:rsidR="00DB1F17">
        <w:t>than for</w:t>
      </w:r>
      <w:r w:rsidR="00D65995">
        <w:t xml:space="preserve"> </w:t>
      </w:r>
      <w:r w:rsidR="00837B7B">
        <w:t xml:space="preserve">low </w:t>
      </w:r>
      <w:r w:rsidR="00D65995">
        <w:t>FA</w:t>
      </w:r>
      <w:r w:rsidR="00D65995">
        <w:rPr>
          <w:vertAlign w:val="subscript"/>
        </w:rPr>
        <w:t>MT</w:t>
      </w:r>
      <w:r w:rsidR="00D65995">
        <w:t xml:space="preserve"> values (~150-300°).</w:t>
      </w:r>
      <w:r w:rsidR="00837B7B">
        <w:t xml:space="preserve"> </w:t>
      </w:r>
      <w:r w:rsidR="00D65995">
        <w:t>For all FA</w:t>
      </w:r>
      <w:r w:rsidR="00D65995">
        <w:rPr>
          <w:vertAlign w:val="subscript"/>
        </w:rPr>
        <w:t>MT</w:t>
      </w:r>
      <w:r w:rsidR="00D65995">
        <w:t xml:space="preserve"> values, </w:t>
      </w:r>
      <w:r w:rsidR="00837B7B">
        <w:t xml:space="preserve">the peak sensitivity for </w:t>
      </w:r>
      <w:proofErr w:type="spellStart"/>
      <w:r w:rsidR="00837B7B">
        <w:t>k</w:t>
      </w:r>
      <w:r w:rsidR="00837B7B">
        <w:rPr>
          <w:vertAlign w:val="subscript"/>
        </w:rPr>
        <w:t>f</w:t>
      </w:r>
      <w:proofErr w:type="spellEnd"/>
      <w:r w:rsidR="00DF21B1">
        <w:t xml:space="preserve"> </w:t>
      </w:r>
      <w:r w:rsidR="002529F1">
        <w:t xml:space="preserve">remained </w:t>
      </w:r>
      <w:r w:rsidR="00DF21B1">
        <w:t xml:space="preserve">near </w:t>
      </w:r>
      <w:r w:rsidR="003F72EB">
        <w:t>Δ = 1-2 kHz</w:t>
      </w:r>
      <w:r w:rsidR="00837B7B">
        <w:t>.</w:t>
      </w:r>
      <w:r w:rsidR="003F72EB">
        <w:t xml:space="preserve"> The peak</w:t>
      </w:r>
      <w:del w:id="66" w:author="Mathieu Boudreau" w:date="2017-10-18T11:20:00Z">
        <w:r w:rsidR="003F72EB" w:rsidDel="00EE5614">
          <w:delText xml:space="preserve"> in</w:delText>
        </w:r>
      </w:del>
      <w:r w:rsidR="003F72EB">
        <w:t xml:space="preserve"> sensitivity</w:t>
      </w:r>
      <w:ins w:id="67" w:author="Mathieu Boudreau" w:date="2017-10-18T11:20:00Z">
        <w:r w:rsidR="00EE5614">
          <w:t xml:space="preserve"> </w:t>
        </w:r>
      </w:ins>
      <w:del w:id="68" w:author="Mathieu Boudreau" w:date="2017-10-18T11:20:00Z">
        <w:r w:rsidR="003F72EB" w:rsidDel="00EE5614">
          <w:delText xml:space="preserve"> curve </w:delText>
        </w:r>
      </w:del>
      <w:ins w:id="69" w:author="Mathieu Boudreau" w:date="2017-10-18T14:05:00Z">
        <w:r w:rsidR="00A02163">
          <w:t>of</w:t>
        </w:r>
      </w:ins>
      <w:del w:id="70" w:author="Mathieu Boudreau" w:date="2017-10-18T14:05:00Z">
        <w:r w:rsidR="003F72EB" w:rsidDel="00A02163">
          <w:delText>for</w:delText>
        </w:r>
      </w:del>
      <w:r w:rsidR="003F72EB">
        <w:t xml:space="preserve">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VFA</m:t>
            </m:r>
          </m:sup>
        </m:sSubSup>
      </m:oMath>
      <w:r w:rsidR="003F72EB">
        <w:t xml:space="preserve"> also remained constant near Δ = 1-2 kHz, which may explain why k</w:t>
      </w:r>
      <w:r w:rsidR="003F72EB">
        <w:rPr>
          <w:vertAlign w:val="subscript"/>
        </w:rPr>
        <w:t>f</w:t>
      </w:r>
      <w:r w:rsidR="003F72EB">
        <w:t xml:space="preserve"> has the largest errors due to ΔB</w:t>
      </w:r>
      <w:r w:rsidR="003F72EB">
        <w:rPr>
          <w:vertAlign w:val="subscript"/>
        </w:rPr>
        <w:t>1</w:t>
      </w:r>
      <w:r w:rsidR="003F72EB">
        <w:t xml:space="preserve"> (Eq. 1) for the VFA case in </w:t>
      </w:r>
      <w:r w:rsidR="003F72EB">
        <w:fldChar w:fldCharType="begin"/>
      </w:r>
      <w:r w:rsidR="003F72EB">
        <w:instrText xml:space="preserve"> </w:instrText>
      </w:r>
      <w:r w:rsidR="00410A7E">
        <w:instrText>REF</w:instrText>
      </w:r>
      <w:r w:rsidR="003F72EB">
        <w:instrText xml:space="preserve"> _Ref492993963 \h </w:instrText>
      </w:r>
      <w:r w:rsidR="003F72EB">
        <w:fldChar w:fldCharType="separate"/>
      </w:r>
      <w:r w:rsidR="000529E1">
        <w:t xml:space="preserve">Figure </w:t>
      </w:r>
      <w:r w:rsidR="000529E1">
        <w:rPr>
          <w:noProof/>
        </w:rPr>
        <w:t>1</w:t>
      </w:r>
      <w:r w:rsidR="003F72EB">
        <w:fldChar w:fldCharType="end"/>
      </w:r>
      <w:r w:rsidR="003F72EB">
        <w:t>.</w:t>
      </w:r>
      <w:r w:rsidR="003564EA">
        <w:t xml:space="preserve"> The </w:t>
      </w:r>
      <w:r w:rsidR="002529F1">
        <w:t xml:space="preserve">higher </w:t>
      </w:r>
      <w:r w:rsidR="003564EA">
        <w:t>sensitivity of F at high off-resonance (&gt;10kHz) values</w:t>
      </w:r>
      <w:ins w:id="71" w:author="Mathieu Boudreau" w:date="2017-10-18T14:06:00Z">
        <w:r w:rsidR="00A02163">
          <w:t xml:space="preserve"> (</w:t>
        </w:r>
        <w:r w:rsidR="00A02163">
          <w:fldChar w:fldCharType="begin"/>
        </w:r>
        <w:r w:rsidR="00A02163">
          <w:instrText xml:space="preserve"> </w:instrText>
        </w:r>
      </w:ins>
      <w:r w:rsidR="00410A7E">
        <w:instrText>REF</w:instrText>
      </w:r>
      <w:ins w:id="72" w:author="Mathieu Boudreau" w:date="2017-10-18T14:06:00Z">
        <w:r w:rsidR="00A02163">
          <w:instrText xml:space="preserve"> _Ref492994003 \h </w:instrText>
        </w:r>
      </w:ins>
      <w:r w:rsidR="00A02163">
        <w:fldChar w:fldCharType="separate"/>
      </w:r>
      <w:r w:rsidR="000529E1">
        <w:t xml:space="preserve">Figure </w:t>
      </w:r>
      <w:r w:rsidR="000529E1">
        <w:rPr>
          <w:noProof/>
        </w:rPr>
        <w:t>3</w:t>
      </w:r>
      <w:ins w:id="73" w:author="Mathieu Boudreau" w:date="2017-10-18T14:06:00Z">
        <w:r w:rsidR="00A02163">
          <w:fldChar w:fldCharType="end"/>
        </w:r>
        <w:r w:rsidR="00A02163">
          <w:t>a)</w:t>
        </w:r>
      </w:ins>
      <w:r w:rsidR="004E529F">
        <w:t>,</w:t>
      </w:r>
      <w:r w:rsidR="003564EA">
        <w:t xml:space="preserve"> relative to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VFA</m:t>
            </m:r>
          </m:sup>
        </m:sSubSup>
      </m:oMath>
      <w:ins w:id="74" w:author="Mathieu Boudreau" w:date="2017-10-18T14:06:00Z">
        <w:r w:rsidR="00A02163">
          <w:t xml:space="preserve"> (</w:t>
        </w:r>
        <w:r w:rsidR="00A02163">
          <w:fldChar w:fldCharType="begin"/>
        </w:r>
        <w:r w:rsidR="00A02163">
          <w:instrText xml:space="preserve"> </w:instrText>
        </w:r>
      </w:ins>
      <w:r w:rsidR="00410A7E">
        <w:instrText>REF</w:instrText>
      </w:r>
      <w:ins w:id="75" w:author="Mathieu Boudreau" w:date="2017-10-18T14:06:00Z">
        <w:r w:rsidR="00A02163">
          <w:instrText xml:space="preserve"> _Ref492994003 \h </w:instrText>
        </w:r>
      </w:ins>
      <w:r w:rsidR="00A02163">
        <w:fldChar w:fldCharType="separate"/>
      </w:r>
      <w:r w:rsidR="000529E1">
        <w:t xml:space="preserve">Figure </w:t>
      </w:r>
      <w:r w:rsidR="000529E1">
        <w:rPr>
          <w:noProof/>
        </w:rPr>
        <w:t>3</w:t>
      </w:r>
      <w:ins w:id="76" w:author="Mathieu Boudreau" w:date="2017-10-18T14:06:00Z">
        <w:r w:rsidR="00A02163">
          <w:fldChar w:fldCharType="end"/>
        </w:r>
        <w:r w:rsidR="00A02163">
          <w:t>f)</w:t>
        </w:r>
      </w:ins>
      <w:r w:rsidR="004E529F">
        <w:t>,</w:t>
      </w:r>
      <w:r w:rsidR="003564EA">
        <w:t xml:space="preserve"> </w:t>
      </w:r>
      <w:r w:rsidR="004E529F">
        <w:t>likely contributes to</w:t>
      </w:r>
      <w:r w:rsidR="002529F1">
        <w:t xml:space="preserve"> the greater</w:t>
      </w:r>
      <w:r w:rsidR="003564EA">
        <w:t xml:space="preserve"> robustness against B</w:t>
      </w:r>
      <w:r w:rsidR="003564EA">
        <w:rPr>
          <w:vertAlign w:val="subscript"/>
        </w:rPr>
        <w:t>1</w:t>
      </w:r>
      <w:r w:rsidR="003564EA">
        <w:t xml:space="preserve"> </w:t>
      </w:r>
      <w:r w:rsidR="004E529F">
        <w:t>observed in the previous section</w:t>
      </w:r>
      <w:r w:rsidR="003564EA">
        <w:t>.</w:t>
      </w:r>
    </w:p>
    <w:p w14:paraId="6301E162" w14:textId="48CF5165" w:rsidR="003564EA" w:rsidRPr="0052394B" w:rsidRDefault="007D3C54" w:rsidP="00EC2EE5">
      <w:r>
        <w:t xml:space="preserve">The </w:t>
      </w:r>
      <w:r w:rsidR="007B4EAC">
        <w:t xml:space="preserve">optimal </w:t>
      </w:r>
      <w:r w:rsidR="0010567B">
        <w:t>variance-efficiency and ΔF values (for ΔB</w:t>
      </w:r>
      <w:r w:rsidR="0010567B">
        <w:rPr>
          <w:vertAlign w:val="subscript"/>
        </w:rPr>
        <w:t>1</w:t>
      </w:r>
      <w:r w:rsidR="00322AD1">
        <w:t xml:space="preserve"> = </w:t>
      </w:r>
      <w:r w:rsidR="0010567B">
        <w:t>5</w:t>
      </w:r>
      <w:r w:rsidR="00322AD1">
        <w:t>%</w:t>
      </w:r>
      <w:r w:rsidR="0010567B">
        <w:t xml:space="preserve">) </w:t>
      </w:r>
      <w:r w:rsidR="007B4EAC">
        <w:t>calculated at each iteration of</w:t>
      </w:r>
      <w:r w:rsidR="0010567B">
        <w:t xml:space="preserve"> the optimization</w:t>
      </w:r>
      <w:r w:rsidR="007B4EAC">
        <w:t xml:space="preserve"> algorithm</w:t>
      </w:r>
      <w:r w:rsidR="0010567B">
        <w:t xml:space="preserve"> </w:t>
      </w:r>
      <w:r w:rsidR="007B4EAC">
        <w:t>using the</w:t>
      </w:r>
      <w:r w:rsidR="00477A4C">
        <w:t xml:space="preserve"> 312-point initial search-</w:t>
      </w:r>
      <w:r w:rsidR="0010567B">
        <w:t xml:space="preserve">space are shown in </w:t>
      </w:r>
      <w:r w:rsidR="0010567B">
        <w:fldChar w:fldCharType="begin"/>
      </w:r>
      <w:r w:rsidR="0010567B">
        <w:instrText xml:space="preserve"> </w:instrText>
      </w:r>
      <w:r w:rsidR="00410A7E">
        <w:instrText>REF</w:instrText>
      </w:r>
      <w:r w:rsidR="0010567B">
        <w:instrText xml:space="preserve"> _Ref492994018 \h </w:instrText>
      </w:r>
      <w:r w:rsidR="0010567B">
        <w:fldChar w:fldCharType="separate"/>
      </w:r>
      <w:r w:rsidR="000529E1">
        <w:t xml:space="preserve">Figure </w:t>
      </w:r>
      <w:r w:rsidR="000529E1">
        <w:rPr>
          <w:noProof/>
        </w:rPr>
        <w:t>4</w:t>
      </w:r>
      <w:r w:rsidR="0010567B">
        <w:fldChar w:fldCharType="end"/>
      </w:r>
      <w:r w:rsidR="0010567B">
        <w:t xml:space="preserve"> for a wide range of regularization parameter </w:t>
      </w:r>
      <w:r w:rsidR="00995B29">
        <w:t>(</w:t>
      </w:r>
      <w:r w:rsidR="0010567B">
        <w:t>λ</w:t>
      </w:r>
      <w:r w:rsidR="00995B29">
        <w:t>)</w:t>
      </w:r>
      <w:r w:rsidR="0010567B">
        <w:t xml:space="preserve"> values. The highest</w:t>
      </w:r>
      <w:r w:rsidR="00995B29">
        <w:t>-valued</w:t>
      </w:r>
      <w:r w:rsidR="0010567B">
        <w:t xml:space="preserve"> variance</w:t>
      </w:r>
      <w:r w:rsidR="00995B29">
        <w:t>-efficiency curve occurs for λ=0</w:t>
      </w:r>
      <w:r w:rsidR="0010567B">
        <w:t xml:space="preserve"> (i.e. </w:t>
      </w:r>
      <w:proofErr w:type="spellStart"/>
      <w:r w:rsidR="0010567B">
        <w:t>unregularized</w:t>
      </w:r>
      <w:proofErr w:type="spellEnd"/>
      <w:r w:rsidR="0010567B">
        <w:t xml:space="preserve"> parameter-normalized CRLB)</w:t>
      </w:r>
      <w:r w:rsidR="00995B29">
        <w:t xml:space="preserve"> and λ = 0.01</w:t>
      </w:r>
      <w:r w:rsidR="0010567B">
        <w:t>.</w:t>
      </w:r>
      <w:r w:rsidR="00896717">
        <w:t xml:space="preserve"> </w:t>
      </w:r>
      <w:r w:rsidR="00995B29">
        <w:t>For these values, t</w:t>
      </w:r>
      <w:r w:rsidR="00896717">
        <w:t>he ma</w:t>
      </w:r>
      <w:r w:rsidR="00D11928">
        <w:t>gnitude of ΔF steadily increased to 1% as the protocol wa</w:t>
      </w:r>
      <w:r w:rsidR="00896717">
        <w:t xml:space="preserve">s iteratively reduced to ~150 acquisition points, </w:t>
      </w:r>
      <w:r w:rsidR="00D11928">
        <w:t>and then proceeded</w:t>
      </w:r>
      <w:r w:rsidR="006E2EA1">
        <w:t xml:space="preserve"> to decrease to ~0.5% </w:t>
      </w:r>
      <w:r w:rsidR="00D47E9B">
        <w:t>for</w:t>
      </w:r>
      <w:r w:rsidR="006E2EA1">
        <w:t xml:space="preserve"> </w:t>
      </w:r>
      <w:r w:rsidR="00D47E9B">
        <w:t>N</w:t>
      </w:r>
      <w:r w:rsidR="006E2EA1">
        <w:t xml:space="preserve"> &lt; 25. Increasing the regularization parameter by an order of magnitude (λ = 0.1) </w:t>
      </w:r>
      <w:r w:rsidR="006E2EA1">
        <w:tab/>
        <w:t>substantia</w:t>
      </w:r>
      <w:r w:rsidR="00995B29">
        <w:t>lly redu</w:t>
      </w:r>
      <w:r w:rsidR="00D11928">
        <w:t>ced</w:t>
      </w:r>
      <w:r w:rsidR="00995B29">
        <w:t xml:space="preserve"> ΔF values for </w:t>
      </w:r>
      <w:r w:rsidR="00D11928">
        <w:t>N</w:t>
      </w:r>
      <w:r w:rsidR="006E2EA1">
        <w:t xml:space="preserve"> &gt; 25 by up to a factor of two</w:t>
      </w:r>
      <w:r w:rsidR="00995B29">
        <w:t>,</w:t>
      </w:r>
      <w:r w:rsidR="006E2EA1">
        <w:t xml:space="preserve"> while keeping the variance-e</w:t>
      </w:r>
      <w:r w:rsidR="00995B29">
        <w:t>fficiency relatively unaffected. H</w:t>
      </w:r>
      <w:r w:rsidR="006E2EA1">
        <w:t>owever</w:t>
      </w:r>
      <w:r w:rsidR="00995B29">
        <w:t>,</w:t>
      </w:r>
      <w:r w:rsidR="006E2EA1">
        <w:t xml:space="preserve"> </w:t>
      </w:r>
      <w:r w:rsidR="00D11928">
        <w:t xml:space="preserve">for this case, </w:t>
      </w:r>
      <w:r w:rsidR="006E2EA1">
        <w:t xml:space="preserve">ΔF </w:t>
      </w:r>
      <w:r w:rsidR="00D11928">
        <w:t>returned</w:t>
      </w:r>
      <w:r w:rsidR="006E2EA1">
        <w:t xml:space="preserve"> to ~</w:t>
      </w:r>
      <w:r w:rsidR="0012461C">
        <w:t>-</w:t>
      </w:r>
      <w:r w:rsidR="00995B29">
        <w:t xml:space="preserve">0.5% abruptly </w:t>
      </w:r>
      <w:r w:rsidR="00D11928">
        <w:t>for N &lt;</w:t>
      </w:r>
      <w:r w:rsidR="006E2EA1">
        <w:t xml:space="preserve"> 25.</w:t>
      </w:r>
      <w:r w:rsidR="00CB2233">
        <w:t xml:space="preserve"> A regularization parameter of 0.5 was the lowest value tested which succeeded in ΔF </w:t>
      </w:r>
      <w:r w:rsidR="00995B29">
        <w:t>achieving</w:t>
      </w:r>
      <w:r w:rsidR="00CB2233">
        <w:t xml:space="preserve"> </w:t>
      </w:r>
      <w:r w:rsidR="00995B29">
        <w:t>values near</w:t>
      </w:r>
      <w:r w:rsidR="00CB2233">
        <w:t xml:space="preserve"> 0</w:t>
      </w:r>
      <w:r w:rsidR="00995B29">
        <w:t>% for small protocols</w:t>
      </w:r>
      <w:r w:rsidR="00CB2233">
        <w:t xml:space="preserve">; for </w:t>
      </w:r>
      <w:r w:rsidR="00D47E9B">
        <w:t xml:space="preserve">N = </w:t>
      </w:r>
      <w:r w:rsidR="00CB2233">
        <w:t>10, λ = 0.5 resulted in</w:t>
      </w:r>
      <w:r w:rsidR="00C95193">
        <w:t xml:space="preserve"> ΔF = -0.04% </w:t>
      </w:r>
      <w:r w:rsidR="00CB2233">
        <w:t>compared</w:t>
      </w:r>
      <w:r w:rsidR="00C95193">
        <w:t xml:space="preserve"> to -0.53 % for </w:t>
      </w:r>
      <w:r w:rsidR="00CB2233">
        <w:t>λ</w:t>
      </w:r>
      <w:r w:rsidR="00C95193">
        <w:t xml:space="preserve"> = 0</w:t>
      </w:r>
      <w:r w:rsidR="00CB2233">
        <w:t>, a</w:t>
      </w:r>
      <w:r w:rsidR="00995B29">
        <w:t xml:space="preserve"> factor of 13 in</w:t>
      </w:r>
      <w:r w:rsidR="00CB2233">
        <w:t xml:space="preserve"> relative</w:t>
      </w:r>
      <w:r w:rsidR="00A80921">
        <w:t xml:space="preserve"> improvement </w:t>
      </w:r>
      <w:r w:rsidR="00995B29">
        <w:t>of the B</w:t>
      </w:r>
      <w:r w:rsidR="00995B29">
        <w:rPr>
          <w:vertAlign w:val="subscript"/>
        </w:rPr>
        <w:t>1</w:t>
      </w:r>
      <w:r w:rsidR="00995B29">
        <w:t>-insensitivity of F</w:t>
      </w:r>
      <w:r w:rsidR="00A80921">
        <w:t>.</w:t>
      </w:r>
      <w:r w:rsidR="00CB2233">
        <w:t xml:space="preserve"> </w:t>
      </w:r>
      <w:r w:rsidR="00D47E9B">
        <w:t xml:space="preserve">A </w:t>
      </w:r>
      <w:r w:rsidR="00BF6915">
        <w:t>small</w:t>
      </w:r>
      <w:r w:rsidR="00D47E9B">
        <w:t xml:space="preserve"> reduction in variance-efficiency </w:t>
      </w:r>
      <w:r w:rsidR="00E45F9F">
        <w:t>accompanied the improvement of ΔF</w:t>
      </w:r>
      <w:r w:rsidR="00D47E9B">
        <w:t xml:space="preserve"> for</w:t>
      </w:r>
      <w:r w:rsidR="00E45F9F" w:rsidRPr="00E45F9F">
        <w:t xml:space="preserve"> </w:t>
      </w:r>
      <w:r w:rsidR="00E45F9F">
        <w:t>λ = 0.5</w:t>
      </w:r>
      <w:r w:rsidR="00D47E9B">
        <w:t xml:space="preserve">; for N=10, the variance-efficiency </w:t>
      </w:r>
      <w:r w:rsidR="00BF6915">
        <w:t xml:space="preserve">decreased by </w:t>
      </w:r>
      <w:r w:rsidR="0089074E">
        <w:t>6.3</w:t>
      </w:r>
      <w:r w:rsidR="00D47E9B">
        <w:t>% for λ = 0.5 relative to λ = 0. For higher λ values, the regula</w:t>
      </w:r>
      <w:r w:rsidR="00BF6915">
        <w:t>rization term in Eq. 5 dominated</w:t>
      </w:r>
      <w:r w:rsidR="00D47E9B">
        <w:t xml:space="preserve"> early in the iterative optimization at the c</w:t>
      </w:r>
      <w:r w:rsidR="00BF6915">
        <w:t>ost of lower variance-efficie</w:t>
      </w:r>
      <w:r w:rsidR="00E45F9F">
        <w:t>ncies, which never recover</w:t>
      </w:r>
      <w:r w:rsidR="00BF6915">
        <w:t xml:space="preserve"> to their</w:t>
      </w:r>
      <w:r w:rsidR="00D47E9B">
        <w:t xml:space="preserve"> </w:t>
      </w:r>
      <w:proofErr w:type="spellStart"/>
      <w:r w:rsidR="00D47E9B">
        <w:t>unregularized</w:t>
      </w:r>
      <w:proofErr w:type="spellEnd"/>
      <w:r w:rsidR="00D47E9B">
        <w:t xml:space="preserve"> values. For intermediately-high λ values (λ = 1, 2), a second region where the regularization term in Eq. 5 dominates the iterative optimization </w:t>
      </w:r>
      <w:r w:rsidR="00E45F9F">
        <w:t>can be seen near</w:t>
      </w:r>
      <w:r w:rsidR="00140E47">
        <w:t xml:space="preserve"> N</w:t>
      </w:r>
      <w:r w:rsidR="00E45F9F">
        <w:t xml:space="preserve"> = 60 and 120 respectively,</w:t>
      </w:r>
      <w:r w:rsidR="00140E47">
        <w:t xml:space="preserve"> </w:t>
      </w:r>
      <w:r w:rsidR="00E45F9F">
        <w:t xml:space="preserve">substantially reducing the </w:t>
      </w:r>
      <w:r w:rsidR="00140E47">
        <w:t>variance-efficiency.</w:t>
      </w:r>
      <w:r w:rsidR="0052394B">
        <w:t xml:space="preserve"> Overall, a λ value</w:t>
      </w:r>
      <w:r w:rsidR="00E45F9F">
        <w:t xml:space="preserve"> of</w:t>
      </w:r>
      <w:r w:rsidR="0052394B">
        <w:t xml:space="preserve"> 0.5 show</w:t>
      </w:r>
      <w:r w:rsidR="00E45F9F">
        <w:t>ed</w:t>
      </w:r>
      <w:r w:rsidR="0052394B">
        <w:t xml:space="preserve"> the best compromise between </w:t>
      </w:r>
      <w:r w:rsidR="00025AC7">
        <w:t xml:space="preserve">decreasing </w:t>
      </w:r>
      <w:r w:rsidR="0052394B">
        <w:t>ΔF (insensitivity of F against B</w:t>
      </w:r>
      <w:r w:rsidR="0052394B">
        <w:rPr>
          <w:vertAlign w:val="subscript"/>
        </w:rPr>
        <w:t>1</w:t>
      </w:r>
      <w:r w:rsidR="00025AC7">
        <w:t xml:space="preserve"> errors</w:t>
      </w:r>
      <w:r w:rsidR="0052394B">
        <w:t xml:space="preserve">) and </w:t>
      </w:r>
      <w:r w:rsidR="00025AC7">
        <w:t xml:space="preserve">maximizing </w:t>
      </w:r>
      <w:r w:rsidR="0052394B">
        <w:t>variance-efficiency.</w:t>
      </w:r>
    </w:p>
    <w:p w14:paraId="5A30653C" w14:textId="0825796F" w:rsidR="0052394B" w:rsidRPr="005B55D4" w:rsidRDefault="0052394B" w:rsidP="00EC2EE5">
      <w:r>
        <w:t xml:space="preserve">The 10-point protocols </w:t>
      </w:r>
      <w:r w:rsidR="008510E1">
        <w:t>optimized using</w:t>
      </w:r>
      <w:r>
        <w:t xml:space="preserve"> λ = 0 (CRLB) and λ = 0.5 (</w:t>
      </w:r>
      <w:proofErr w:type="spellStart"/>
      <w:r>
        <w:t>CRLB</w:t>
      </w:r>
      <w:r w:rsidRPr="0052394B">
        <w:rPr>
          <w:vertAlign w:val="subscript"/>
        </w:rPr>
        <w:t>λ</w:t>
      </w:r>
      <w:proofErr w:type="spellEnd"/>
      <w:r>
        <w:rPr>
          <w:vertAlign w:val="subscript"/>
        </w:rPr>
        <w:t>=0.5</w:t>
      </w:r>
      <w:r>
        <w:t xml:space="preserve">) are shown in </w:t>
      </w:r>
      <w:r>
        <w:fldChar w:fldCharType="begin"/>
      </w:r>
      <w:r>
        <w:instrText xml:space="preserve"> </w:instrText>
      </w:r>
      <w:r w:rsidR="00410A7E">
        <w:instrText>REF</w:instrText>
      </w:r>
      <w:r>
        <w:instrText xml:space="preserve"> _Ref492994028 \h </w:instrText>
      </w:r>
      <w:r>
        <w:fldChar w:fldCharType="separate"/>
      </w:r>
      <w:r w:rsidR="000529E1">
        <w:t xml:space="preserve">Figure </w:t>
      </w:r>
      <w:r w:rsidR="000529E1">
        <w:rPr>
          <w:noProof/>
        </w:rPr>
        <w:t>5</w:t>
      </w:r>
      <w:r>
        <w:fldChar w:fldCharType="end"/>
      </w:r>
      <w:r>
        <w:t xml:space="preserve">, </w:t>
      </w:r>
      <w:r w:rsidR="00391246">
        <w:t>overlaid</w:t>
      </w:r>
      <w:r>
        <w:t xml:space="preserve"> on the 312-point protocol search-space (displayed as line plots for better visibility of the optimized protocols). The</w:t>
      </w:r>
      <w:r w:rsidR="00025AC7">
        <w:t xml:space="preserve"> </w:t>
      </w:r>
      <w:r>
        <w:t xml:space="preserve">details of these protocols are listed in </w:t>
      </w:r>
      <w:r>
        <w:fldChar w:fldCharType="begin"/>
      </w:r>
      <w:r>
        <w:instrText xml:space="preserve"> </w:instrText>
      </w:r>
      <w:r w:rsidR="00410A7E">
        <w:instrText>REF</w:instrText>
      </w:r>
      <w:r>
        <w:instrText xml:space="preserve"> _Ref493858636 \h </w:instrText>
      </w:r>
      <w:r>
        <w:fldChar w:fldCharType="separate"/>
      </w:r>
      <w:r w:rsidR="000529E1">
        <w:t xml:space="preserve">Table </w:t>
      </w:r>
      <w:r w:rsidR="000529E1">
        <w:rPr>
          <w:noProof/>
        </w:rPr>
        <w:t>2</w:t>
      </w:r>
      <w:r>
        <w:fldChar w:fldCharType="end"/>
      </w:r>
      <w:r>
        <w:t>. Overall, both optimized protocols share 7 out of 10 (Δ, FA</w:t>
      </w:r>
      <w:r>
        <w:rPr>
          <w:vertAlign w:val="subscript"/>
        </w:rPr>
        <w:t>MT</w:t>
      </w:r>
      <w:r>
        <w:t xml:space="preserve">) pairs, with only three acquisition points changing </w:t>
      </w:r>
      <w:r w:rsidR="00025AC7">
        <w:t>if</w:t>
      </w:r>
      <w:r>
        <w:t xml:space="preserve"> the regularization term </w:t>
      </w:r>
      <w:r w:rsidR="00025AC7">
        <w:t xml:space="preserve">is included </w:t>
      </w:r>
      <w:r>
        <w:t>in Eq. 5 (λ = 0.5).</w:t>
      </w:r>
      <w:r w:rsidR="005B55D4">
        <w:t xml:space="preserve"> Both protocols have coverage of low, medium, and high off-resonance values, as well as low and high FA</w:t>
      </w:r>
      <w:r w:rsidR="005B55D4">
        <w:rPr>
          <w:vertAlign w:val="subscript"/>
        </w:rPr>
        <w:t>MT</w:t>
      </w:r>
      <w:r w:rsidR="005B55D4">
        <w:t xml:space="preserve"> values.</w:t>
      </w:r>
    </w:p>
    <w:p w14:paraId="0DA89993" w14:textId="77777777" w:rsidR="00E71228" w:rsidRDefault="00E71228" w:rsidP="0052394B">
      <w:pPr>
        <w:pStyle w:val="Titre2"/>
        <w:numPr>
          <w:ilvl w:val="0"/>
          <w:numId w:val="0"/>
        </w:numPr>
      </w:pPr>
      <w:r>
        <w:t>Monte Carlo Simulations</w:t>
      </w:r>
    </w:p>
    <w:p w14:paraId="181849A9" w14:textId="77777777" w:rsidR="00EE61BA" w:rsidRDefault="00EE61BA" w:rsidP="00EE61BA">
      <w:r>
        <w:t>Distributions</w:t>
      </w:r>
      <w:r w:rsidR="000525C7">
        <w:t xml:space="preserve"> </w:t>
      </w:r>
      <w:r w:rsidR="00AB46B8">
        <w:t xml:space="preserve">statistics (mean, σ) of the Monte Carlo simulations </w:t>
      </w:r>
      <w:r w:rsidR="00C735C7">
        <w:t>of the fitted parameter-of-interest F are shown</w:t>
      </w:r>
      <w:r>
        <w:t xml:space="preserve"> </w:t>
      </w:r>
      <w:r w:rsidR="00E60E34">
        <w:t xml:space="preserve">for </w:t>
      </w:r>
      <w:r w:rsidR="00512AA8">
        <w:t xml:space="preserve">a range of </w:t>
      </w:r>
      <w:r w:rsidR="00AB46B8">
        <w:t>ΔB</w:t>
      </w:r>
      <w:r w:rsidR="00AB46B8">
        <w:rPr>
          <w:vertAlign w:val="subscript"/>
        </w:rPr>
        <w:t>1</w:t>
      </w:r>
      <w:r w:rsidR="00AB46B8">
        <w:t xml:space="preserve"> </w:t>
      </w:r>
      <w:r w:rsidR="00C32054">
        <w:t xml:space="preserve">values </w:t>
      </w:r>
      <w:r w:rsidR="00AB46B8">
        <w:t xml:space="preserve">(SNR = 100) in </w:t>
      </w:r>
      <w:r w:rsidR="00AB46B8">
        <w:fldChar w:fldCharType="begin"/>
      </w:r>
      <w:r w:rsidR="00AB46B8">
        <w:instrText xml:space="preserve"> </w:instrText>
      </w:r>
      <w:r w:rsidR="00410A7E">
        <w:instrText>REF</w:instrText>
      </w:r>
      <w:r w:rsidR="00AB46B8">
        <w:instrText xml:space="preserve"> _Ref492994049 \h </w:instrText>
      </w:r>
      <w:r w:rsidR="00AB46B8">
        <w:fldChar w:fldCharType="separate"/>
      </w:r>
      <w:r w:rsidR="000529E1">
        <w:t xml:space="preserve">Figure </w:t>
      </w:r>
      <w:r w:rsidR="000529E1">
        <w:rPr>
          <w:noProof/>
        </w:rPr>
        <w:t>6</w:t>
      </w:r>
      <w:r w:rsidR="00AB46B8">
        <w:fldChar w:fldCharType="end"/>
      </w:r>
      <w:r w:rsidR="00C735C7">
        <w:t xml:space="preserve"> and </w:t>
      </w:r>
      <w:r w:rsidR="00512AA8">
        <w:t>a range of</w:t>
      </w:r>
      <w:r w:rsidR="00AB46B8">
        <w:t xml:space="preserve"> SNR</w:t>
      </w:r>
      <w:r w:rsidR="00C32054">
        <w:t xml:space="preserve"> values</w:t>
      </w:r>
      <w:r w:rsidR="00AB46B8">
        <w:t xml:space="preserve"> (ΔB</w:t>
      </w:r>
      <w:r w:rsidR="00AB46B8">
        <w:rPr>
          <w:vertAlign w:val="subscript"/>
        </w:rPr>
        <w:t>1</w:t>
      </w:r>
      <w:r w:rsidR="00AB46B8">
        <w:t xml:space="preserve"> =</w:t>
      </w:r>
      <w:r w:rsidR="0089074E">
        <w:t xml:space="preserve"> 0 and</w:t>
      </w:r>
      <w:r w:rsidR="00AB46B8">
        <w:t xml:space="preserve"> 15 %) in </w:t>
      </w:r>
      <w:r w:rsidR="00AB46B8">
        <w:fldChar w:fldCharType="begin"/>
      </w:r>
      <w:r w:rsidR="00AB46B8">
        <w:instrText xml:space="preserve"> </w:instrText>
      </w:r>
      <w:r w:rsidR="00410A7E">
        <w:instrText>REF</w:instrText>
      </w:r>
      <w:r w:rsidR="00AB46B8">
        <w:instrText xml:space="preserve"> _Ref492994059 \h </w:instrText>
      </w:r>
      <w:r w:rsidR="00AB46B8">
        <w:fldChar w:fldCharType="separate"/>
      </w:r>
      <w:r w:rsidR="000529E1">
        <w:t xml:space="preserve">Figure </w:t>
      </w:r>
      <w:r w:rsidR="000529E1">
        <w:rPr>
          <w:noProof/>
        </w:rPr>
        <w:t>7</w:t>
      </w:r>
      <w:r w:rsidR="00AB46B8">
        <w:fldChar w:fldCharType="end"/>
      </w:r>
      <w:r w:rsidR="00A82C1D">
        <w:t xml:space="preserve">, for the three protocols listed in </w:t>
      </w:r>
      <w:r w:rsidR="00A82C1D">
        <w:fldChar w:fldCharType="begin"/>
      </w:r>
      <w:r w:rsidR="00A82C1D">
        <w:instrText xml:space="preserve"> </w:instrText>
      </w:r>
      <w:r w:rsidR="00410A7E">
        <w:instrText>REF</w:instrText>
      </w:r>
      <w:r w:rsidR="00A82C1D">
        <w:instrText xml:space="preserve"> _Ref493858636 \h </w:instrText>
      </w:r>
      <w:r w:rsidR="00A82C1D">
        <w:fldChar w:fldCharType="separate"/>
      </w:r>
      <w:r w:rsidR="000529E1">
        <w:t xml:space="preserve">Table </w:t>
      </w:r>
      <w:r w:rsidR="000529E1">
        <w:rPr>
          <w:noProof/>
        </w:rPr>
        <w:t>2</w:t>
      </w:r>
      <w:r w:rsidR="00A82C1D">
        <w:fldChar w:fldCharType="end"/>
      </w:r>
      <w:r w:rsidR="00AB46B8">
        <w:t xml:space="preserve">. </w:t>
      </w:r>
      <w:r w:rsidR="00AB46B8">
        <w:fldChar w:fldCharType="begin"/>
      </w:r>
      <w:r w:rsidR="00AB46B8">
        <w:instrText xml:space="preserve"> </w:instrText>
      </w:r>
      <w:r w:rsidR="00410A7E">
        <w:instrText>REF</w:instrText>
      </w:r>
      <w:r w:rsidR="00AB46B8">
        <w:instrText xml:space="preserve"> _Ref492994049 \h </w:instrText>
      </w:r>
      <w:r w:rsidR="00AB46B8">
        <w:fldChar w:fldCharType="separate"/>
      </w:r>
      <w:r w:rsidR="000529E1">
        <w:t xml:space="preserve">Figure </w:t>
      </w:r>
      <w:r w:rsidR="000529E1">
        <w:rPr>
          <w:noProof/>
        </w:rPr>
        <w:t>6</w:t>
      </w:r>
      <w:r w:rsidR="00AB46B8">
        <w:fldChar w:fldCharType="end"/>
      </w:r>
      <w:r w:rsidR="00AB46B8">
        <w:t xml:space="preserve"> a and b </w:t>
      </w:r>
      <w:r w:rsidR="00682880">
        <w:t>displays</w:t>
      </w:r>
      <w:r w:rsidR="00AB46B8">
        <w:t xml:space="preserve"> the difference (%) in mean F relative to the</w:t>
      </w:r>
      <w:r w:rsidR="00A82C1D">
        <w:t xml:space="preserve"> mean F</w:t>
      </w:r>
      <w:r w:rsidR="00AB46B8">
        <w:t xml:space="preserve"> </w:t>
      </w:r>
      <w:r w:rsidR="00C735C7">
        <w:t xml:space="preserve">value for the </w:t>
      </w:r>
      <w:r w:rsidR="00A82C1D">
        <w:t>ΔB</w:t>
      </w:r>
      <w:r w:rsidR="00A82C1D">
        <w:rPr>
          <w:vertAlign w:val="subscript"/>
        </w:rPr>
        <w:t>1</w:t>
      </w:r>
      <w:r w:rsidR="00C735C7">
        <w:t xml:space="preserve"> = 0 </w:t>
      </w:r>
      <w:r w:rsidR="00C32054">
        <w:t>case, whereas</w:t>
      </w:r>
      <w:r w:rsidR="00A82C1D">
        <w:t xml:space="preserve"> </w:t>
      </w:r>
      <w:r w:rsidR="00A82C1D">
        <w:fldChar w:fldCharType="begin"/>
      </w:r>
      <w:r w:rsidR="00A82C1D">
        <w:instrText xml:space="preserve"> </w:instrText>
      </w:r>
      <w:r w:rsidR="00410A7E">
        <w:instrText>REF</w:instrText>
      </w:r>
      <w:r w:rsidR="00A82C1D">
        <w:instrText xml:space="preserve"> _Ref492994059 \h </w:instrText>
      </w:r>
      <w:r w:rsidR="00A82C1D">
        <w:fldChar w:fldCharType="separate"/>
      </w:r>
      <w:r w:rsidR="000529E1">
        <w:t xml:space="preserve">Figure </w:t>
      </w:r>
      <w:r w:rsidR="000529E1">
        <w:rPr>
          <w:noProof/>
        </w:rPr>
        <w:t>7</w:t>
      </w:r>
      <w:r w:rsidR="00A82C1D">
        <w:fldChar w:fldCharType="end"/>
      </w:r>
      <w:r w:rsidR="00A82C1D">
        <w:t xml:space="preserve"> </w:t>
      </w:r>
      <w:r w:rsidR="00682880">
        <w:t>a and b displays</w:t>
      </w:r>
      <w:r w:rsidR="00A82C1D">
        <w:t xml:space="preserve"> the difference (%) in mean F relative to the ideal (noiseless) fitted F value.</w:t>
      </w:r>
    </w:p>
    <w:p w14:paraId="76CEA724" w14:textId="14060CB6" w:rsidR="00682880" w:rsidRDefault="007502AF" w:rsidP="00EE61BA">
      <w:r>
        <w:t xml:space="preserve">For </w:t>
      </w:r>
      <w:r w:rsidR="00C735C7">
        <w:t xml:space="preserve">the </w:t>
      </w:r>
      <w:proofErr w:type="spellStart"/>
      <w:r>
        <w:t>CRLB</w:t>
      </w:r>
      <w:r>
        <w:rPr>
          <w:vertAlign w:val="subscript"/>
        </w:rPr>
        <w:t>λ</w:t>
      </w:r>
      <w:proofErr w:type="spellEnd"/>
      <w:r>
        <w:rPr>
          <w:vertAlign w:val="subscript"/>
        </w:rPr>
        <w:t>=0.5</w:t>
      </w:r>
      <w:r w:rsidR="00C735C7">
        <w:t xml:space="preserve"> protocol</w:t>
      </w:r>
      <w:r>
        <w:t xml:space="preserv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t xml:space="preserve"> values were less than 1%</w:t>
      </w:r>
      <w:r w:rsidR="0040006E">
        <w:t xml:space="preserve"> (grey </w:t>
      </w:r>
      <w:r w:rsidR="00C735C7">
        <w:t>area</w:t>
      </w:r>
      <w:r w:rsidR="0040006E">
        <w:t>)</w:t>
      </w:r>
      <w:r>
        <w:t xml:space="preserve"> for </w:t>
      </w:r>
      <w:r w:rsidRPr="009644EE">
        <w:t>Δ</w:t>
      </w:r>
      <w:r>
        <w:t>B</w:t>
      </w:r>
      <w:r>
        <w:rPr>
          <w:vertAlign w:val="subscript"/>
        </w:rPr>
        <w:t>1</w:t>
      </w:r>
      <w:r>
        <w:t xml:space="preserve"> between </w:t>
      </w:r>
      <w:r w:rsidR="00C735C7">
        <w:t>-</w:t>
      </w:r>
      <w:r>
        <w:t>10% and 20% (</w:t>
      </w:r>
      <w:r>
        <w:fldChar w:fldCharType="begin"/>
      </w:r>
      <w:r>
        <w:instrText xml:space="preserve"> </w:instrText>
      </w:r>
      <w:r w:rsidR="00410A7E">
        <w:instrText>REF</w:instrText>
      </w:r>
      <w:r>
        <w:instrText xml:space="preserve"> _Ref492994049 \h </w:instrText>
      </w:r>
      <w:r>
        <w:fldChar w:fldCharType="separate"/>
      </w:r>
      <w:r w:rsidR="000529E1">
        <w:t xml:space="preserve">Figure </w:t>
      </w:r>
      <w:r w:rsidR="000529E1">
        <w:rPr>
          <w:noProof/>
        </w:rPr>
        <w:t>6</w:t>
      </w:r>
      <w:r>
        <w:fldChar w:fldCharType="end"/>
      </w:r>
      <w:r>
        <w:t xml:space="preserve">, for both WM and </w:t>
      </w:r>
      <w:r w:rsidR="00C735C7">
        <w:t>GM).</w:t>
      </w:r>
      <w:r>
        <w:t xml:space="preserve"> </w:t>
      </w:r>
      <w:r w:rsidR="00C735C7">
        <w:t>The</w:t>
      </w:r>
      <w:r>
        <w:t xml:space="preserve"> same was true </w:t>
      </w:r>
      <w:r w:rsidR="00C735C7">
        <w:t xml:space="preserve">for </w:t>
      </w:r>
      <w:r w:rsidR="00C735C7" w:rsidRPr="009644EE">
        <w:t>Δ</w:t>
      </w:r>
      <w:r w:rsidR="00C735C7">
        <w:t>B</w:t>
      </w:r>
      <w:r w:rsidR="00C735C7">
        <w:rPr>
          <w:vertAlign w:val="subscript"/>
        </w:rPr>
        <w:t>1</w:t>
      </w:r>
      <w:r w:rsidR="00C735C7">
        <w:t xml:space="preserve"> </w:t>
      </w:r>
      <w:r>
        <w:t>b</w:t>
      </w:r>
      <w:r w:rsidR="00512AA8">
        <w:t>etween -5% and 10% for the CRLB</w:t>
      </w:r>
      <w:r>
        <w:t xml:space="preserve"> protocol</w:t>
      </w:r>
      <w:r w:rsidR="00C735C7">
        <w:t>,</w:t>
      </w:r>
      <w:r>
        <w:t xml:space="preserve"> and between -5% a</w:t>
      </w:r>
      <w:r w:rsidR="00C735C7">
        <w:t xml:space="preserve">nd 5% for the Uniform protocol. CRLB and </w:t>
      </w:r>
      <w:proofErr w:type="spellStart"/>
      <w:r w:rsidR="00C735C7">
        <w:t>CRLB</w:t>
      </w:r>
      <w:r w:rsidR="00C735C7">
        <w:rPr>
          <w:vertAlign w:val="subscript"/>
        </w:rPr>
        <w:t>λ</w:t>
      </w:r>
      <w:proofErr w:type="spellEnd"/>
      <w:r w:rsidR="00C735C7">
        <w:rPr>
          <w:vertAlign w:val="subscript"/>
        </w:rPr>
        <w:t>=0.5</w:t>
      </w:r>
      <w:r w:rsidR="00C735C7">
        <w:t xml:space="preserve"> protocols</w:t>
      </w:r>
      <w:r>
        <w:t xml:space="preserve"> </w:t>
      </w:r>
      <w:r w:rsidR="00C735C7">
        <w:t xml:space="preserve">resulted in </w:t>
      </w:r>
      <w:r>
        <w:t>standard deviations</w:t>
      </w:r>
      <w:r w:rsidR="00C735C7">
        <w:t xml:space="preserve"> </w:t>
      </w:r>
      <w:r w:rsidR="00512AA8">
        <w:t xml:space="preserve">of </w:t>
      </w:r>
      <w:r w:rsidR="00C735C7">
        <w:t>fitted</w:t>
      </w:r>
      <w:r>
        <w:t xml:space="preserve"> F substantially lower</w:t>
      </w:r>
      <w:r w:rsidR="00512AA8">
        <w:t xml:space="preserve"> (by a factor of ~1.75)</w:t>
      </w:r>
      <w:r>
        <w:t xml:space="preserve"> </w:t>
      </w:r>
      <w:r w:rsidR="00C735C7">
        <w:t>than the</w:t>
      </w:r>
      <w:r>
        <w:t xml:space="preserve"> Uniform protocol.</w:t>
      </w:r>
      <w:r w:rsidR="004E2DEB">
        <w:t xml:space="preserve"> Although</w:t>
      </w:r>
      <w:r w:rsidRPr="007502AF">
        <w:t xml:space="preserve"> </w:t>
      </w:r>
      <w:proofErr w:type="spellStart"/>
      <w:r>
        <w:t>CRLB</w:t>
      </w:r>
      <w:r>
        <w:rPr>
          <w:vertAlign w:val="subscript"/>
        </w:rPr>
        <w:t>λ</w:t>
      </w:r>
      <w:proofErr w:type="spellEnd"/>
      <w:r>
        <w:rPr>
          <w:vertAlign w:val="subscript"/>
        </w:rPr>
        <w:t>=0.5</w:t>
      </w:r>
      <w:r>
        <w:t xml:space="preserve"> </w:t>
      </w:r>
      <w:proofErr w:type="spellStart"/>
      <w:r>
        <w:t>σ</w:t>
      </w:r>
      <w:r w:rsidR="00C735C7">
        <w:rPr>
          <w:vertAlign w:val="subscript"/>
        </w:rPr>
        <w:t>F</w:t>
      </w:r>
      <w:proofErr w:type="spellEnd"/>
      <w:r>
        <w:t xml:space="preserve"> values were slightly </w:t>
      </w:r>
      <w:r w:rsidR="00512AA8">
        <w:t>different</w:t>
      </w:r>
      <w:r>
        <w:t xml:space="preserve"> </w:t>
      </w:r>
      <w:r w:rsidR="00476922">
        <w:t>than the</w:t>
      </w:r>
      <w:r w:rsidR="00512AA8">
        <w:t xml:space="preserve"> </w:t>
      </w:r>
      <w:r>
        <w:t>CRLB values</w:t>
      </w:r>
      <w:r w:rsidR="0022322A">
        <w:t xml:space="preserve"> (6.7% higher)</w:t>
      </w:r>
      <w:r>
        <w:t>, both curves nearly overlapped</w:t>
      </w:r>
      <w:r w:rsidR="0022322A">
        <w:t xml:space="preserve"> for all</w:t>
      </w:r>
      <w:r w:rsidR="0022322A" w:rsidRPr="0022322A">
        <w:t xml:space="preserve"> </w:t>
      </w:r>
      <w:r w:rsidR="0022322A" w:rsidRPr="009644EE">
        <w:t>Δ</w:t>
      </w:r>
      <w:r w:rsidR="0022322A">
        <w:t>B</w:t>
      </w:r>
      <w:r w:rsidR="0022322A">
        <w:rPr>
          <w:vertAlign w:val="subscript"/>
        </w:rPr>
        <w:t>1</w:t>
      </w:r>
      <w:r w:rsidR="0022322A">
        <w:t xml:space="preserve"> values</w:t>
      </w:r>
      <w:r>
        <w:t>.</w:t>
      </w:r>
    </w:p>
    <w:p w14:paraId="70EF0C9B" w14:textId="4C1DFEB0" w:rsidR="0089074E" w:rsidRPr="001B40FE" w:rsidRDefault="0089074E" w:rsidP="00EE61BA">
      <w:r>
        <w:t>In the absence of B</w:t>
      </w:r>
      <w:r>
        <w:rPr>
          <w:vertAlign w:val="subscript"/>
        </w:rPr>
        <w:t>1</w:t>
      </w:r>
      <w:r>
        <w:t xml:space="preserve"> errors</w:t>
      </w:r>
      <w:r w:rsidR="00BD60CC">
        <w:t xml:space="preserve"> (</w:t>
      </w:r>
      <w:r w:rsidR="00BD60CC" w:rsidRPr="009644EE">
        <w:t>Δ</w:t>
      </w:r>
      <w:r w:rsidR="00BD60CC">
        <w:t>B</w:t>
      </w:r>
      <w:r w:rsidR="00BD60CC">
        <w:rPr>
          <w:vertAlign w:val="subscript"/>
        </w:rPr>
        <w:t>1</w:t>
      </w:r>
      <w:r w:rsidR="00BD60CC">
        <w:t xml:space="preserve"> = 0)</w:t>
      </w:r>
      <w:r>
        <w:t xml:space="preserv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C37B82">
        <w:t xml:space="preserve"> values for</w:t>
      </w:r>
      <w:r>
        <w:t xml:space="preserve"> both optimized protocols (CRLB and </w:t>
      </w:r>
      <w:proofErr w:type="spellStart"/>
      <w:r>
        <w:t>CRLB</w:t>
      </w:r>
      <w:r>
        <w:rPr>
          <w:vertAlign w:val="subscript"/>
        </w:rPr>
        <w:t>λ</w:t>
      </w:r>
      <w:proofErr w:type="spellEnd"/>
      <w:r>
        <w:rPr>
          <w:vertAlign w:val="subscript"/>
        </w:rPr>
        <w:t>=0.5</w:t>
      </w:r>
      <w:r w:rsidR="007C7F73">
        <w:t xml:space="preserve">) were below 1% for </w:t>
      </w:r>
      <w:r>
        <w:t xml:space="preserve">datasets with SNR </w:t>
      </w:r>
      <w:r w:rsidR="004E2DEB">
        <w:t xml:space="preserve">values </w:t>
      </w:r>
      <w:r w:rsidR="007C7F73">
        <w:t xml:space="preserve">greater than </w:t>
      </w:r>
      <w:r>
        <w:t>75 (</w:t>
      </w:r>
      <w:r>
        <w:fldChar w:fldCharType="begin"/>
      </w:r>
      <w:r>
        <w:instrText xml:space="preserve"> </w:instrText>
      </w:r>
      <w:r w:rsidR="00410A7E">
        <w:instrText>REF</w:instrText>
      </w:r>
      <w:r>
        <w:instrText xml:space="preserve"> _Ref492994059 \h </w:instrText>
      </w:r>
      <w:r>
        <w:fldChar w:fldCharType="separate"/>
      </w:r>
      <w:r w:rsidR="000529E1">
        <w:t xml:space="preserve">Figure </w:t>
      </w:r>
      <w:r w:rsidR="000529E1">
        <w:rPr>
          <w:noProof/>
        </w:rPr>
        <w:t>7</w:t>
      </w:r>
      <w:r>
        <w:fldChar w:fldCharType="end"/>
      </w:r>
      <w:r>
        <w:t xml:space="preserve">, WM and GM). </w:t>
      </w:r>
      <w:r w:rsidR="00BF4CA0">
        <w:t>The</w:t>
      </w:r>
      <w:r>
        <w:t xml:space="preserve"> Uniform protocol</w:t>
      </w:r>
      <w:r w:rsidR="007C7F73">
        <w:t xml:space="preserve"> needed a minimum SNR of 100 to result</w:t>
      </w:r>
      <w:r w:rsidR="00BF4CA0">
        <w:t xml:space="preserve"> in</w:t>
      </w:r>
      <w:r>
        <w:t xml:space="preserv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t xml:space="preserve"> </w:t>
      </w:r>
      <w:r w:rsidR="00BF4CA0">
        <w:t xml:space="preserve">values </w:t>
      </w:r>
      <w:r>
        <w:t>below 1%.</w:t>
      </w:r>
      <w:r w:rsidR="00C37B82">
        <w:t xml:space="preserve"> In the presence of a 15% overestimation of B</w:t>
      </w:r>
      <w:r w:rsidR="00C37B82">
        <w:rPr>
          <w:vertAlign w:val="subscript"/>
        </w:rPr>
        <w:t>1</w:t>
      </w:r>
      <w:r w:rsidR="00191965">
        <w:t xml:space="preserve">, the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191965">
        <w:t xml:space="preserve"> vs</w:t>
      </w:r>
      <w:r w:rsidR="00B22037">
        <w:t>.</w:t>
      </w:r>
      <w:r w:rsidR="00191965">
        <w:t xml:space="preserve"> SNR curve for </w:t>
      </w:r>
      <w:proofErr w:type="spellStart"/>
      <w:r w:rsidR="00191965">
        <w:t>CRLB</w:t>
      </w:r>
      <w:r w:rsidR="00191965">
        <w:rPr>
          <w:vertAlign w:val="subscript"/>
        </w:rPr>
        <w:t>λ</w:t>
      </w:r>
      <w:proofErr w:type="spellEnd"/>
      <w:r w:rsidR="00191965">
        <w:rPr>
          <w:vertAlign w:val="subscript"/>
        </w:rPr>
        <w:t>=0.5</w:t>
      </w:r>
      <w:r w:rsidR="00191965">
        <w:t xml:space="preserve"> remained largely unchanged for WM. For GM, the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191965">
        <w:t xml:space="preserve"> </w:t>
      </w:r>
      <w:r w:rsidR="00BF4CA0">
        <w:t>values</w:t>
      </w:r>
      <w:r w:rsidR="00191965">
        <w:t xml:space="preserve"> for </w:t>
      </w:r>
      <w:proofErr w:type="spellStart"/>
      <w:r w:rsidR="00191965">
        <w:t>CRLB</w:t>
      </w:r>
      <w:r w:rsidR="00191965">
        <w:rPr>
          <w:vertAlign w:val="subscript"/>
        </w:rPr>
        <w:t>λ</w:t>
      </w:r>
      <w:proofErr w:type="spellEnd"/>
      <w:r w:rsidR="00191965">
        <w:rPr>
          <w:vertAlign w:val="subscript"/>
        </w:rPr>
        <w:t>=0.5</w:t>
      </w:r>
      <w:r w:rsidR="00191965">
        <w:t xml:space="preserve"> </w:t>
      </w:r>
      <w:r w:rsidR="00BF4CA0">
        <w:t>resulted in</w:t>
      </w:r>
      <w:r w:rsidR="00191965">
        <w:t xml:space="preserve"> slight increase, </w:t>
      </w:r>
      <w:r w:rsidR="00B22037">
        <w:t>although</w:t>
      </w:r>
      <w:r w:rsidR="00191965">
        <w:t xml:space="preserve"> remained within 1% for SNR &gt; 100.</w:t>
      </w:r>
      <w:r w:rsidR="00B22037">
        <w:t xml:space="preserve"> In </w:t>
      </w:r>
      <w:r w:rsidR="00476922">
        <w:t>contrast</w:t>
      </w:r>
      <w:r w:rsidR="00B22037">
        <w:t>,</w:t>
      </w:r>
      <w:r w:rsidR="00191965">
        <w:t xml:space="preserve"> </w:t>
      </w:r>
      <w:r w:rsidR="00B22037">
        <w:t xml:space="preserve">even at high SNR values (&gt;100),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191965">
        <w:t xml:space="preserve"> values </w:t>
      </w:r>
      <w:r w:rsidR="00B22037">
        <w:t xml:space="preserve">for the CRLB and Uniform protocols resulted in greater bias (&gt;1%) for the </w:t>
      </w:r>
      <w:r w:rsidR="00B22037" w:rsidRPr="009644EE">
        <w:t>Δ</w:t>
      </w:r>
      <w:r w:rsidR="00B22037">
        <w:t>B</w:t>
      </w:r>
      <w:r w:rsidR="00B22037">
        <w:rPr>
          <w:vertAlign w:val="subscript"/>
        </w:rPr>
        <w:t>1</w:t>
      </w:r>
      <w:r w:rsidR="00B22037">
        <w:t xml:space="preserve"> = 15% case</w:t>
      </w:r>
      <w:r w:rsidR="00191965">
        <w:t>.</w:t>
      </w:r>
      <w:r w:rsidR="008704CD">
        <w:t xml:space="preserve"> The </w:t>
      </w:r>
      <w:proofErr w:type="spellStart"/>
      <w:r w:rsidR="001B40FE">
        <w:t>σ</w:t>
      </w:r>
      <w:r w:rsidR="00BF4CA0">
        <w:rPr>
          <w:vertAlign w:val="subscript"/>
        </w:rPr>
        <w:t>F</w:t>
      </w:r>
      <w:proofErr w:type="spellEnd"/>
      <w:r w:rsidR="001B40FE">
        <w:t xml:space="preserve"> curves increased rapidly for SNR values </w:t>
      </w:r>
      <w:r w:rsidR="00B22037">
        <w:t xml:space="preserve">lower than </w:t>
      </w:r>
      <w:r w:rsidR="001B40FE">
        <w:t xml:space="preserve">75 for all </w:t>
      </w:r>
      <w:r w:rsidR="00AF48FA">
        <w:t>protocols</w:t>
      </w:r>
      <w:r w:rsidR="001B40FE">
        <w:t xml:space="preserve">. For all </w:t>
      </w:r>
      <w:r w:rsidR="00AF48FA">
        <w:t>cases</w:t>
      </w:r>
      <w:r w:rsidR="001B40FE">
        <w:t xml:space="preserve">, </w:t>
      </w:r>
      <w:proofErr w:type="spellStart"/>
      <w:r w:rsidR="001B40FE">
        <w:t>σ</w:t>
      </w:r>
      <w:r w:rsidR="00AF48FA">
        <w:rPr>
          <w:vertAlign w:val="subscript"/>
        </w:rPr>
        <w:t>F</w:t>
      </w:r>
      <w:proofErr w:type="spellEnd"/>
      <w:r w:rsidR="001B40FE">
        <w:t xml:space="preserve"> did not vary substantially between both </w:t>
      </w:r>
      <w:r w:rsidR="001B40FE" w:rsidRPr="009644EE">
        <w:t>Δ</w:t>
      </w:r>
      <w:r w:rsidR="001B40FE">
        <w:t>B</w:t>
      </w:r>
      <w:r w:rsidR="001B40FE">
        <w:rPr>
          <w:vertAlign w:val="subscript"/>
        </w:rPr>
        <w:t>1</w:t>
      </w:r>
      <w:r w:rsidR="001B40FE">
        <w:t xml:space="preserve"> </w:t>
      </w:r>
      <w:r w:rsidR="00AF48FA">
        <w:t>values</w:t>
      </w:r>
      <w:r w:rsidR="00B22037">
        <w:t xml:space="preserve"> evaluated</w:t>
      </w:r>
      <w:r w:rsidR="00AF48FA">
        <w:t xml:space="preserve"> (0% and 15%).</w:t>
      </w:r>
      <w:r w:rsidR="001B40FE">
        <w:t xml:space="preserve"> </w:t>
      </w:r>
      <w:r w:rsidR="00B22037">
        <w:t xml:space="preserve">For CRLB and </w:t>
      </w:r>
      <w:proofErr w:type="spellStart"/>
      <w:r w:rsidR="00B22037">
        <w:t>CRLB</w:t>
      </w:r>
      <w:r w:rsidR="00B22037">
        <w:rPr>
          <w:vertAlign w:val="subscript"/>
        </w:rPr>
        <w:t>λ</w:t>
      </w:r>
      <w:proofErr w:type="spellEnd"/>
      <w:r w:rsidR="00B22037">
        <w:rPr>
          <w:vertAlign w:val="subscript"/>
        </w:rPr>
        <w:t>=0.5</w:t>
      </w:r>
      <w:r w:rsidR="00B22037">
        <w:t>, n</w:t>
      </w:r>
      <w:r w:rsidR="001B40FE">
        <w:t>o substantial difference</w:t>
      </w:r>
      <w:r w:rsidR="00B22037">
        <w:t>s</w:t>
      </w:r>
      <w:r w:rsidR="001B40FE">
        <w:t xml:space="preserve"> </w:t>
      </w:r>
      <w:r w:rsidR="00B22037">
        <w:t xml:space="preserve">in their </w:t>
      </w:r>
      <w:proofErr w:type="spellStart"/>
      <w:r w:rsidR="00B22037">
        <w:t>σ</w:t>
      </w:r>
      <w:r w:rsidR="00B22037">
        <w:rPr>
          <w:vertAlign w:val="subscript"/>
        </w:rPr>
        <w:t>F</w:t>
      </w:r>
      <w:proofErr w:type="spellEnd"/>
      <w:r w:rsidR="00B22037">
        <w:t xml:space="preserve"> vs. SNR curves were</w:t>
      </w:r>
      <w:r w:rsidR="00AF48FA">
        <w:t xml:space="preserve"> observed,</w:t>
      </w:r>
      <w:r w:rsidR="005974A3">
        <w:t xml:space="preserve"> and</w:t>
      </w:r>
      <w:r w:rsidR="001B40FE">
        <w:t xml:space="preserve"> </w:t>
      </w:r>
      <w:r w:rsidR="00AF48FA">
        <w:t xml:space="preserve">both </w:t>
      </w:r>
      <w:r w:rsidR="005974A3">
        <w:t>had</w:t>
      </w:r>
      <w:r w:rsidR="00AF48FA">
        <w:t xml:space="preserve"> </w:t>
      </w:r>
      <w:r w:rsidR="005974A3">
        <w:t>lower</w:t>
      </w:r>
      <w:r w:rsidR="00AF48FA">
        <w:t xml:space="preserve"> standard deviations relative</w:t>
      </w:r>
      <w:r w:rsidR="001B40FE">
        <w:t xml:space="preserve"> to the Uniform protocol.</w:t>
      </w:r>
    </w:p>
    <w:p w14:paraId="1DC39251" w14:textId="77777777" w:rsidR="00444B1B" w:rsidRDefault="00A91D2B" w:rsidP="008C72B4">
      <w:pPr>
        <w:pStyle w:val="Titre1"/>
        <w:numPr>
          <w:ilvl w:val="0"/>
          <w:numId w:val="0"/>
        </w:numPr>
      </w:pPr>
      <w:r w:rsidRPr="00480E6C">
        <w:t>DISCUSSION</w:t>
      </w:r>
    </w:p>
    <w:p w14:paraId="72D0F893" w14:textId="2EC6ADEF" w:rsidR="00B7632F" w:rsidRPr="00A4350B" w:rsidRDefault="003F7A3C" w:rsidP="001510C9">
      <w:r>
        <w:t xml:space="preserve">This </w:t>
      </w:r>
      <w:r w:rsidR="004C783F">
        <w:t xml:space="preserve">work </w:t>
      </w:r>
      <w:r w:rsidR="00B7632F">
        <w:t xml:space="preserve">describes </w:t>
      </w:r>
      <w:r w:rsidR="00DF2207">
        <w:t xml:space="preserve">a </w:t>
      </w:r>
      <w:proofErr w:type="spellStart"/>
      <w:r w:rsidR="00B7632F">
        <w:t>qMT</w:t>
      </w:r>
      <w:proofErr w:type="spellEnd"/>
      <w:r w:rsidR="00B7632F">
        <w:t xml:space="preserve"> protocol</w:t>
      </w:r>
      <w:r w:rsidR="0055780D">
        <w:t xml:space="preserve"> optimization methodology</w:t>
      </w:r>
      <w:r w:rsidR="00B7632F">
        <w:t xml:space="preserve"> for reduced B</w:t>
      </w:r>
      <w:r w:rsidR="00B7632F" w:rsidRPr="001510C9">
        <w:rPr>
          <w:vertAlign w:val="subscript"/>
        </w:rPr>
        <w:t>1</w:t>
      </w:r>
      <w:r w:rsidR="00B7632F">
        <w:t>-sensitivity of the pool-size ratio F by regularizing the CRLB with a first-order sensitivity analysis.</w:t>
      </w:r>
      <w:r w:rsidR="001510C9">
        <w:t xml:space="preserve"> </w:t>
      </w:r>
      <w:r w:rsidR="002709DC">
        <w:t>Using</w:t>
      </w:r>
      <w:r w:rsidR="00BC5FE5">
        <w:t xml:space="preserve"> </w:t>
      </w:r>
      <w:r w:rsidR="001510C9">
        <w:t>Monte Carlo simulations</w:t>
      </w:r>
      <w:r w:rsidR="002709DC">
        <w:t xml:space="preserve"> we found</w:t>
      </w:r>
      <w:r w:rsidR="001510C9">
        <w:t xml:space="preserve"> </w:t>
      </w:r>
      <w:r w:rsidR="00AA15C6">
        <w:t xml:space="preserve">that, for </w:t>
      </w:r>
      <w:r w:rsidR="007630AE">
        <w:t>a</w:t>
      </w:r>
      <w:r w:rsidR="004C783F">
        <w:t xml:space="preserve"> protocol </w:t>
      </w:r>
      <w:r w:rsidR="00687DFD">
        <w:t>optimized using</w:t>
      </w:r>
      <w:r w:rsidR="007630AE">
        <w:t xml:space="preserve"> regularized </w:t>
      </w:r>
      <w:proofErr w:type="spellStart"/>
      <w:r w:rsidR="007630AE">
        <w:t>CRLB</w:t>
      </w:r>
      <w:r w:rsidR="007630AE" w:rsidRPr="001510C9">
        <w:rPr>
          <w:vertAlign w:val="subscript"/>
        </w:rPr>
        <w:t>λ</w:t>
      </w:r>
      <w:proofErr w:type="spellEnd"/>
      <w:r w:rsidR="007630AE" w:rsidRPr="001510C9">
        <w:rPr>
          <w:vertAlign w:val="subscript"/>
        </w:rPr>
        <w:t>=0.5</w:t>
      </w:r>
      <w:r w:rsidR="007630AE">
        <w:t>,</w:t>
      </w:r>
      <w:r w:rsidR="00AA15C6">
        <w:t xml:space="preserve"> errors propagated to fitted F were below 1% </w:t>
      </w:r>
      <w:r w:rsidR="00C229AD">
        <w:t>for</w:t>
      </w:r>
      <w:r w:rsidR="00AA15C6">
        <w:t xml:space="preserve"> B</w:t>
      </w:r>
      <w:r w:rsidR="00AA15C6" w:rsidRPr="001510C9">
        <w:rPr>
          <w:vertAlign w:val="subscript"/>
        </w:rPr>
        <w:t>1</w:t>
      </w:r>
      <w:r w:rsidR="00DF2207">
        <w:t>-</w:t>
      </w:r>
      <w:r w:rsidR="00AA15C6">
        <w:t xml:space="preserve">errors ranging between </w:t>
      </w:r>
      <w:r w:rsidR="007630AE">
        <w:t xml:space="preserve">-10 and 20%, </w:t>
      </w:r>
      <w:r w:rsidR="00477852">
        <w:t>consistent with</w:t>
      </w:r>
      <w:r w:rsidR="001510C9">
        <w:t xml:space="preserve"> </w:t>
      </w:r>
      <w:r w:rsidR="00DF2207">
        <w:t>the</w:t>
      </w:r>
      <w:r w:rsidR="00C229AD">
        <w:t xml:space="preserve"> </w:t>
      </w:r>
      <w:r w:rsidR="00477852">
        <w:t>B</w:t>
      </w:r>
      <w:r w:rsidR="00477852">
        <w:rPr>
          <w:vertAlign w:val="subscript"/>
        </w:rPr>
        <w:t>1</w:t>
      </w:r>
      <w:r w:rsidR="001510C9">
        <w:t xml:space="preserve"> values typically </w:t>
      </w:r>
      <w:r w:rsidR="00477852">
        <w:t>observed</w:t>
      </w:r>
      <w:r w:rsidR="001510C9">
        <w:t xml:space="preserve"> in the human </w:t>
      </w:r>
      <w:r w:rsidR="001C7A2F">
        <w:t>brain</w:t>
      </w:r>
      <w:r w:rsidR="001510C9">
        <w:t xml:space="preserve"> at 3T </w:t>
      </w:r>
      <w:r w:rsidR="001C7A2F">
        <w:fldChar w:fldCharType="begin">
          <w:fldData xml:space="preserve">PEVuZE5vdGU+PENpdGU+PEF1dGhvcj5Cb3VkcmVhdTwvQXV0aG9yPjxZZWFyPjIwMTc8L1llYXI+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</w:fldData>
        </w:fldChar>
      </w:r>
      <w:r w:rsidR="00163F81">
        <w:instrText xml:space="preserve"> </w:instrText>
      </w:r>
      <w:r w:rsidR="00410A7E">
        <w:instrText>ADDIN</w:instrText>
      </w:r>
      <w:r w:rsidR="00163F81">
        <w:instrText xml:space="preserve"> EN.CITE </w:instrText>
      </w:r>
      <w:r w:rsidR="00163F81">
        <w:fldChar w:fldCharType="begin">
          <w:fldData xml:space="preserve">PEVuZE5vdGU+PENpdGU+PEF1dGhvcj5Cb3VkcmVhdTwvQXV0aG9yPjxZZWFyPjIwMTc8L1llYXI+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</w:fldData>
        </w:fldChar>
      </w:r>
      <w:r w:rsidR="00163F81">
        <w:instrText xml:space="preserve"> </w:instrText>
      </w:r>
      <w:r w:rsidR="00410A7E">
        <w:instrText>ADDIN</w:instrText>
      </w:r>
      <w:r w:rsidR="00163F81">
        <w:instrText xml:space="preserve"> EN.CITE.DATA </w:instrText>
      </w:r>
      <w:r w:rsidR="00163F81">
        <w:fldChar w:fldCharType="end"/>
      </w:r>
      <w:r w:rsidR="001C7A2F">
        <w:fldChar w:fldCharType="separate"/>
      </w:r>
      <w:r w:rsidR="00163F81">
        <w:rPr>
          <w:noProof/>
        </w:rPr>
        <w:t>(</w:t>
      </w:r>
      <w:hyperlink w:anchor="_ENREF_1_26" w:tooltip="Boudreau, 2017 #8258" w:history="1">
        <w:r w:rsidR="000529E1">
          <w:rPr>
            <w:noProof/>
          </w:rPr>
          <w:t>26</w:t>
        </w:r>
      </w:hyperlink>
      <w:r w:rsidR="00163F81">
        <w:rPr>
          <w:noProof/>
        </w:rPr>
        <w:t>)</w:t>
      </w:r>
      <w:r w:rsidR="001C7A2F">
        <w:fldChar w:fldCharType="end"/>
      </w:r>
      <w:r w:rsidR="001510C9">
        <w:t>.</w:t>
      </w:r>
      <w:r w:rsidR="00A245A7">
        <w:t xml:space="preserve"> </w:t>
      </w:r>
      <w:r w:rsidR="00BC5FE5">
        <w:t xml:space="preserve">Both regularized and conventional CRLB optimization resulted in an improvement of </w:t>
      </w:r>
      <w:r w:rsidR="00C229AD">
        <w:t xml:space="preserve">pool-size ratio </w:t>
      </w:r>
      <w:r w:rsidR="00BC5FE5">
        <w:t>B</w:t>
      </w:r>
      <w:r w:rsidR="00BC5FE5">
        <w:rPr>
          <w:vertAlign w:val="subscript"/>
        </w:rPr>
        <w:t>1</w:t>
      </w:r>
      <w:r w:rsidR="00C229AD">
        <w:t>-insensitivity</w:t>
      </w:r>
      <w:r w:rsidR="00BC5FE5">
        <w:t xml:space="preserve"> relative to a two-FA</w:t>
      </w:r>
      <w:r w:rsidR="00BC5FE5">
        <w:rPr>
          <w:vertAlign w:val="subscript"/>
        </w:rPr>
        <w:t>MT</w:t>
      </w:r>
      <w:r w:rsidR="00BC5FE5">
        <w:t xml:space="preserve"> uniform protocol. Sensitivity analyses of uniform protocols suggested that</w:t>
      </w:r>
      <w:r w:rsidR="005250B8">
        <w:t>, if using VFA T</w:t>
      </w:r>
      <w:r w:rsidR="005250B8">
        <w:rPr>
          <w:vertAlign w:val="subscript"/>
        </w:rPr>
        <w:t>1</w:t>
      </w:r>
      <w:r w:rsidR="005250B8">
        <w:t xml:space="preserve"> mapping,</w:t>
      </w:r>
      <w:r w:rsidR="00BC5FE5">
        <w:t xml:space="preserve"> acquiring</w:t>
      </w:r>
      <w:r w:rsidR="005250B8">
        <w:t xml:space="preserve"> data</w:t>
      </w:r>
      <w:r w:rsidR="00BC5FE5">
        <w:t xml:space="preserve"> at </w:t>
      </w:r>
      <w:r w:rsidR="00941CD1">
        <w:t xml:space="preserve">both small and large MT flip angle acquisitions </w:t>
      </w:r>
      <w:r w:rsidR="007C7F73">
        <w:t>(</w:t>
      </w:r>
      <w:r w:rsidR="00941CD1">
        <w:t>at mid and high off-resonance frequencies</w:t>
      </w:r>
      <w:r w:rsidR="007C7F73">
        <w:t>)</w:t>
      </w:r>
      <w:r w:rsidR="00941CD1">
        <w:t xml:space="preserve"> </w:t>
      </w:r>
      <w:r w:rsidR="00BC5FE5">
        <w:t>may be an important contributing factor in designing a B</w:t>
      </w:r>
      <w:r w:rsidR="00BC5FE5">
        <w:rPr>
          <w:vertAlign w:val="subscript"/>
        </w:rPr>
        <w:t>1</w:t>
      </w:r>
      <w:r w:rsidR="00BC5FE5">
        <w:t>-insensitive acquisition protocol, where F likely has a higher robustness against B</w:t>
      </w:r>
      <w:r w:rsidR="00BC5FE5">
        <w:rPr>
          <w:vertAlign w:val="subscript"/>
        </w:rPr>
        <w:t>1</w:t>
      </w:r>
      <w:r w:rsidR="00BC5FE5">
        <w:t xml:space="preserve"> </w:t>
      </w:r>
      <w:r w:rsidR="00C229AD">
        <w:t>errors</w:t>
      </w:r>
      <w:r w:rsidR="00BC5FE5">
        <w:t xml:space="preserve">. </w:t>
      </w:r>
      <w:r w:rsidR="00C229AD">
        <w:t>These simulations demonstrate</w:t>
      </w:r>
      <w:ins w:id="77" w:author="Mathieu Boudreau" w:date="2017-10-18T16:18:00Z">
        <w:r w:rsidR="00FA0EBE">
          <w:t xml:space="preserve"> </w:t>
        </w:r>
        <w:r w:rsidR="009D0D07">
          <w:t xml:space="preserve">for </w:t>
        </w:r>
      </w:ins>
      <w:ins w:id="78" w:author="Mathieu Boudreau" w:date="2017-10-18T16:20:00Z">
        <w:r w:rsidR="00FA0EBE">
          <w:t xml:space="preserve">a range of </w:t>
        </w:r>
      </w:ins>
      <w:ins w:id="79" w:author="Mathieu Boudreau" w:date="2017-10-18T16:18:00Z">
        <w:r w:rsidR="00FA0EBE">
          <w:t>SNR</w:t>
        </w:r>
      </w:ins>
      <w:ins w:id="80" w:author="Mathieu Boudreau" w:date="2017-10-18T16:20:00Z">
        <w:r w:rsidR="00FA0EBE">
          <w:t>s</w:t>
        </w:r>
      </w:ins>
      <w:ins w:id="81" w:author="Mathieu Boudreau" w:date="2017-10-18T16:18:00Z">
        <w:r w:rsidR="00FA0EBE">
          <w:t>, B</w:t>
        </w:r>
      </w:ins>
      <w:ins w:id="82" w:author="Mathieu Boudreau" w:date="2017-10-18T16:19:00Z">
        <w:r w:rsidR="00FA0EBE">
          <w:rPr>
            <w:vertAlign w:val="subscript"/>
          </w:rPr>
          <w:t>1</w:t>
        </w:r>
        <w:r w:rsidR="00FA0EBE">
          <w:t>-inaccuracies</w:t>
        </w:r>
      </w:ins>
      <w:ins w:id="83" w:author="Mathieu Boudreau" w:date="2017-10-18T16:20:00Z">
        <w:r w:rsidR="00FA0EBE">
          <w:t>, and brain tissues</w:t>
        </w:r>
      </w:ins>
      <w:ins w:id="84" w:author="Mathieu Boudreau" w:date="2017-10-18T16:19:00Z">
        <w:r w:rsidR="00FA0EBE">
          <w:t>,</w:t>
        </w:r>
      </w:ins>
      <w:r w:rsidR="00215A09">
        <w:t xml:space="preserve"> the effectiveness of a regularized approach </w:t>
      </w:r>
      <w:ins w:id="85" w:author="Mathieu Boudreau" w:date="2017-10-18T16:20:00Z">
        <w:r w:rsidR="00FA0EBE">
          <w:t xml:space="preserve">of </w:t>
        </w:r>
      </w:ins>
      <w:del w:id="86" w:author="Mathieu Boudreau" w:date="2017-10-18T16:19:00Z">
        <w:r w:rsidR="00215A09" w:rsidDel="00FA0EBE">
          <w:delText>in optimizing</w:delText>
        </w:r>
      </w:del>
      <w:ins w:id="87" w:author="Mathieu Boudreau" w:date="2017-10-18T16:19:00Z">
        <w:r w:rsidR="00FA0EBE">
          <w:t>designing</w:t>
        </w:r>
      </w:ins>
      <w:r w:rsidR="00215A09">
        <w:t xml:space="preserve"> </w:t>
      </w:r>
      <w:proofErr w:type="spellStart"/>
      <w:r w:rsidR="00215A09">
        <w:t>qMT</w:t>
      </w:r>
      <w:proofErr w:type="spellEnd"/>
      <w:r w:rsidR="00215A09">
        <w:t xml:space="preserve"> </w:t>
      </w:r>
      <w:del w:id="88" w:author="Mathieu Boudreau" w:date="2017-10-18T16:19:00Z">
        <w:r w:rsidR="00215A09" w:rsidDel="00FA0EBE">
          <w:delText xml:space="preserve">protocols </w:delText>
        </w:r>
      </w:del>
      <w:r w:rsidR="00215A09">
        <w:t>for</w:t>
      </w:r>
      <w:r w:rsidR="00A4350B">
        <w:t xml:space="preserve"> B</w:t>
      </w:r>
      <w:r w:rsidR="00A4350B">
        <w:rPr>
          <w:vertAlign w:val="subscript"/>
        </w:rPr>
        <w:t>1</w:t>
      </w:r>
      <w:r w:rsidR="00D322C1">
        <w:t>-insensitivity.</w:t>
      </w:r>
      <w:ins w:id="89" w:author="Mathieu Boudreau" w:date="2017-10-18T16:21:00Z">
        <w:r w:rsidR="00C27A5F">
          <w:t xml:space="preserve"> This work suggests that i</w:t>
        </w:r>
      </w:ins>
      <w:del w:id="90" w:author="Mathieu Boudreau" w:date="2017-10-18T16:21:00Z">
        <w:r w:rsidR="00D322C1" w:rsidDel="00C27A5F">
          <w:delText xml:space="preserve"> I</w:delText>
        </w:r>
      </w:del>
      <w:r w:rsidR="00C229AD">
        <w:t xml:space="preserve">f </w:t>
      </w:r>
      <w:del w:id="91" w:author="Mathieu Boudreau" w:date="2017-10-18T16:22:00Z">
        <w:r w:rsidR="00C229AD" w:rsidDel="00C27A5F">
          <w:delText xml:space="preserve">F </w:delText>
        </w:r>
      </w:del>
      <w:ins w:id="92" w:author="Mathieu Boudreau" w:date="2017-10-18T16:22:00Z">
        <w:r w:rsidR="00C27A5F">
          <w:t>the pool-size ratio</w:t>
        </w:r>
        <w:r w:rsidR="00C27A5F">
          <w:t xml:space="preserve"> </w:t>
        </w:r>
      </w:ins>
      <w:r w:rsidR="00C229AD">
        <w:t xml:space="preserve">is the parameter-of-interest </w:t>
      </w:r>
      <w:del w:id="93" w:author="Mathieu Boudreau" w:date="2017-10-18T16:23:00Z">
        <w:r w:rsidR="00C229AD" w:rsidDel="00C27A5F">
          <w:delText>f</w:delText>
        </w:r>
      </w:del>
      <w:ins w:id="94" w:author="Mathieu Boudreau" w:date="2017-10-18T16:22:00Z">
        <w:r w:rsidR="00C27A5F">
          <w:t>in</w:t>
        </w:r>
      </w:ins>
      <w:del w:id="95" w:author="Mathieu Boudreau" w:date="2017-10-18T16:22:00Z">
        <w:r w:rsidR="00C229AD" w:rsidDel="00C27A5F">
          <w:delText>or</w:delText>
        </w:r>
      </w:del>
      <w:r w:rsidR="00C229AD">
        <w:t xml:space="preserve"> a study, </w:t>
      </w:r>
      <w:del w:id="96" w:author="Mathieu Boudreau" w:date="2017-10-18T16:21:00Z">
        <w:r w:rsidR="00D322C1" w:rsidDel="00C27A5F">
          <w:delText>it’s</w:delText>
        </w:r>
        <w:r w:rsidR="00C229AD" w:rsidDel="00C27A5F">
          <w:delText xml:space="preserve"> </w:delText>
        </w:r>
      </w:del>
      <w:ins w:id="97" w:author="Mathieu Boudreau" w:date="2017-10-18T16:21:00Z">
        <w:r w:rsidR="00C27A5F">
          <w:t>it</w:t>
        </w:r>
        <w:r w:rsidR="00C27A5F">
          <w:t xml:space="preserve"> may be</w:t>
        </w:r>
        <w:r w:rsidR="00C27A5F">
          <w:t xml:space="preserve"> </w:t>
        </w:r>
      </w:ins>
      <w:r w:rsidR="00C229AD">
        <w:t xml:space="preserve">possible to design a </w:t>
      </w:r>
      <w:proofErr w:type="spellStart"/>
      <w:r w:rsidR="00C229AD">
        <w:t>qMT</w:t>
      </w:r>
      <w:proofErr w:type="spellEnd"/>
      <w:r w:rsidR="00C229AD">
        <w:t xml:space="preserve"> protocol</w:t>
      </w:r>
      <w:r w:rsidR="00A4350B">
        <w:t xml:space="preserve"> </w:t>
      </w:r>
      <w:r w:rsidR="00C229AD">
        <w:t>robust enough to</w:t>
      </w:r>
      <w:r w:rsidR="00A4350B">
        <w:t xml:space="preserve"> omit</w:t>
      </w:r>
      <w:r w:rsidR="00C229AD">
        <w:t xml:space="preserve"> </w:t>
      </w:r>
      <w:ins w:id="98" w:author="Mathieu Boudreau" w:date="2017-10-18T16:24:00Z">
        <w:r w:rsidR="00C27A5F">
          <w:t xml:space="preserve">acquiring a </w:t>
        </w:r>
      </w:ins>
      <w:del w:id="99" w:author="Mathieu Boudreau" w:date="2017-10-18T16:24:00Z">
        <w:r w:rsidR="00C229AD" w:rsidDel="00C27A5F">
          <w:delText>the need for</w:delText>
        </w:r>
        <w:r w:rsidR="00A4350B" w:rsidDel="00C27A5F">
          <w:delText xml:space="preserve"> </w:delText>
        </w:r>
      </w:del>
      <w:r w:rsidR="00A4350B">
        <w:t>B</w:t>
      </w:r>
      <w:r w:rsidR="00A4350B">
        <w:rPr>
          <w:vertAlign w:val="subscript"/>
        </w:rPr>
        <w:t>1</w:t>
      </w:r>
      <w:r w:rsidR="00A4350B">
        <w:t xml:space="preserve"> </w:t>
      </w:r>
      <w:del w:id="100" w:author="Mathieu Boudreau" w:date="2017-10-18T16:23:00Z">
        <w:r w:rsidR="00A4350B" w:rsidDel="00C27A5F">
          <w:delText xml:space="preserve">measurements </w:delText>
        </w:r>
      </w:del>
      <w:ins w:id="101" w:author="Mathieu Boudreau" w:date="2017-10-18T16:23:00Z">
        <w:r w:rsidR="00C27A5F">
          <w:t>m</w:t>
        </w:r>
        <w:r w:rsidR="00C27A5F">
          <w:t>ap</w:t>
        </w:r>
        <w:r w:rsidR="00C27A5F">
          <w:t xml:space="preserve"> </w:t>
        </w:r>
      </w:ins>
      <w:r w:rsidR="00A4350B">
        <w:t>altogether</w:t>
      </w:r>
      <w:ins w:id="102" w:author="Mathieu Boudreau" w:date="2017-10-18T16:23:00Z">
        <w:r w:rsidR="00C27A5F">
          <w:t xml:space="preserve"> </w:t>
        </w:r>
      </w:ins>
      <w:ins w:id="103" w:author="Mathieu Boudreau" w:date="2017-10-18T16:24:00Z">
        <w:r w:rsidR="00C27A5F">
          <w:t>without substantially biasing estimates of F</w:t>
        </w:r>
      </w:ins>
      <w:r w:rsidR="00A4350B">
        <w:t>.</w:t>
      </w:r>
    </w:p>
    <w:p w14:paraId="55DD26B9" w14:textId="19671561" w:rsidR="006B176E" w:rsidRPr="00C154D6" w:rsidRDefault="00DF2207" w:rsidP="00C81C2A">
      <w:r>
        <w:t>Our study</w:t>
      </w:r>
      <w:r w:rsidR="00C92804">
        <w:t xml:space="preserve"> considered a specific </w:t>
      </w:r>
      <w:proofErr w:type="spellStart"/>
      <w:r w:rsidR="00C92804">
        <w:t>qMT</w:t>
      </w:r>
      <w:proofErr w:type="spellEnd"/>
      <w:r w:rsidR="00C92804">
        <w:t xml:space="preserve"> fitting model (Sled and Pike</w:t>
      </w:r>
      <w:r w:rsidR="00C92804">
        <w:fldChar w:fldCharType="begin"/>
      </w:r>
      <w:r w:rsidR="008D7B35">
        <w:instrText xml:space="preserve"> </w:instrText>
      </w:r>
      <w:r w:rsidR="00410A7E">
        <w:instrText>ADDIN</w:instrText>
      </w:r>
      <w:r w:rsidR="008D7B35">
        <w:instrText xml:space="preserve">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C92804">
        <w:fldChar w:fldCharType="separate"/>
      </w:r>
      <w:r w:rsidR="008D7B35">
        <w:rPr>
          <w:noProof/>
        </w:rPr>
        <w:t>(</w:t>
      </w:r>
      <w:hyperlink w:anchor="_ENREF_1_7" w:tooltip="Sled, 2001 #17" w:history="1">
        <w:r w:rsidR="000529E1">
          <w:rPr>
            <w:noProof/>
          </w:rPr>
          <w:t>7</w:t>
        </w:r>
      </w:hyperlink>
      <w:r w:rsidR="008D7B35">
        <w:rPr>
          <w:noProof/>
        </w:rPr>
        <w:t>)</w:t>
      </w:r>
      <w:r w:rsidR="00C92804">
        <w:fldChar w:fldCharType="end"/>
      </w:r>
      <w:r w:rsidR="00C92804">
        <w:t xml:space="preserve">) </w:t>
      </w:r>
      <w:r w:rsidR="00AF2BBA">
        <w:t>that</w:t>
      </w:r>
      <w:r w:rsidR="00C92804">
        <w:t xml:space="preserve"> fitted quantitative MT data for four parameters of the Bloch-McConnell equations (F, </w:t>
      </w:r>
      <w:proofErr w:type="spellStart"/>
      <w:r w:rsidR="00C92804">
        <w:t>k</w:t>
      </w:r>
      <w:r w:rsidR="00C92804">
        <w:rPr>
          <w:vertAlign w:val="subscript"/>
        </w:rPr>
        <w:t>f</w:t>
      </w:r>
      <w:proofErr w:type="spellEnd"/>
      <w:r w:rsidR="00C92804">
        <w:t>, T</w:t>
      </w:r>
      <w:r w:rsidR="00C92804">
        <w:rPr>
          <w:vertAlign w:val="subscript"/>
        </w:rPr>
        <w:t xml:space="preserve">2,f, </w:t>
      </w:r>
      <w:r w:rsidR="00C92804">
        <w:t>T</w:t>
      </w:r>
      <w:r w:rsidR="00C92804">
        <w:rPr>
          <w:vertAlign w:val="subscript"/>
        </w:rPr>
        <w:t>2,r</w:t>
      </w:r>
      <w:r w:rsidR="00C92804">
        <w:t xml:space="preserve">). </w:t>
      </w:r>
      <w:r w:rsidR="002E7CFA">
        <w:t xml:space="preserve">Several other </w:t>
      </w:r>
      <w:proofErr w:type="spellStart"/>
      <w:r w:rsidR="002E7CFA">
        <w:t>qMT</w:t>
      </w:r>
      <w:proofErr w:type="spellEnd"/>
      <w:r w:rsidR="002E7CFA">
        <w:t xml:space="preserve"> fitting models for MT-prepared SPGR data exist</w:t>
      </w:r>
      <w:r w:rsidR="005C3813">
        <w:t xml:space="preserve">, such as </w:t>
      </w:r>
      <w:proofErr w:type="spellStart"/>
      <w:r w:rsidR="002E7CFA">
        <w:t>Yarnykh</w:t>
      </w:r>
      <w:r w:rsidR="005C3813">
        <w:t>’s</w:t>
      </w:r>
      <w:proofErr w:type="spellEnd"/>
      <w:r w:rsidR="005C3813">
        <w:t xml:space="preserve"> model</w:t>
      </w:r>
      <w:r w:rsidR="00D83EF4">
        <w:t xml:space="preserve"> </w:t>
      </w:r>
      <w:r w:rsidR="00D83EF4">
        <w:fldChar w:fldCharType="begin"/>
      </w:r>
      <w:r w:rsidR="00D83EF4">
        <w:instrText xml:space="preserve"> </w:instrText>
      </w:r>
      <w:r w:rsidR="00410A7E">
        <w:instrText>ADDIN</w:instrText>
      </w:r>
      <w:r w:rsidR="00D83EF4">
        <w:instrText xml:space="preserve"> EN.CITE &lt;EndNote&gt;&lt;Cite&gt;&lt;Author&gt;Yarnykh&lt;/Author&gt;&lt;Year&gt;2002&lt;/Year&gt;&lt;RecNum&gt;3719&lt;/RecNum&gt;&lt;DisplayText&gt;(11)&lt;/DisplayText&gt;&lt;record&gt;&lt;rec-number&gt;3719&lt;/rec-number&gt;&lt;foreign-keys&gt;&lt;key app="EN" db-id="wsx2zxvfv2f923ezt58xsvan9zzwpdv5vewx" timestamp="1353967891"&gt;3719&lt;/key&gt;&lt;/foreign-keys&gt;&lt;ref-type name="Journal Article"&gt;17&lt;/ref-type&gt;&lt;contributors&gt;&lt;authors&gt;&lt;author&gt;Yarnykh, V. L.&lt;/author&gt;&lt;/authors&gt;&lt;/contributors&gt;&lt;auth-address&gt;Center for Magnetic Tomography and Spectroscopy, Moscow State University, Moscow, Russia. yarnykh@u.washington.edu&lt;/auth-address&gt;&lt;titles&gt;&lt;title&gt;Pulsed Z-spectroscopic imaging of cross-relaxation parameters in tissues for human MRI: theory and clinical applications&lt;/title&gt;&lt;secondary-title&gt;Magn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Med&lt;/abbr-2&gt;&lt;/periodical&gt;&lt;pages&gt;929-39&lt;/pages&gt;&lt;volume&gt;47&lt;/volume&gt;&lt;number&gt;5&lt;/number&gt;&lt;edition&gt;2002/04/30&lt;/edition&gt;&lt;keywords&gt;&lt;keyword&gt;Brain/pathology&lt;/keyword&gt;&lt;keyword&gt;Brain Neoplasms/*diagnosis&lt;/keyword&gt;&lt;keyword&gt;Glioma/*diagnosis&lt;/keyword&gt;&lt;keyword&gt;Humans&lt;/keyword&gt;&lt;keyword&gt;Magnetic Resonance Imaging/*methods&lt;/keyword&gt;&lt;keyword&gt;*Models, Theoretical&lt;/keyword&gt;&lt;keyword&gt;Multiple Sclerosis/*diagnosis&lt;/keyword&gt;&lt;/keywords&gt;&lt;dates&gt;&lt;year&gt;2002&lt;/year&gt;&lt;pub-dates&gt;&lt;date&gt;May&lt;/date&gt;&lt;/pub-dates&gt;&lt;/dates&gt;&lt;isbn&gt;0740-3194 (Print)&amp;#xD;0740-3194 (Linking)&lt;/isbn&gt;&lt;accession-num&gt;11979572&lt;/accession-num&gt;&lt;urls&gt;&lt;related-urls&gt;&lt;url&gt;http://www.ncbi.nlm.nih.gov/pubmed/11979572&lt;/url&gt;&lt;/related-urls&gt;&lt;/urls&gt;&lt;electronic-resource-num&gt;10.1002/mrm.10120&lt;/electronic-resource-num&gt;&lt;language&gt;eng&lt;/language&gt;&lt;/record&gt;&lt;/Cite&gt;&lt;/EndNote&gt;</w:instrText>
      </w:r>
      <w:r w:rsidR="00D83EF4">
        <w:fldChar w:fldCharType="separate"/>
      </w:r>
      <w:r w:rsidR="00D83EF4">
        <w:rPr>
          <w:noProof/>
        </w:rPr>
        <w:t>(</w:t>
      </w:r>
      <w:hyperlink w:anchor="_ENREF_1_11" w:tooltip="Yarnykh, 2002 #3719" w:history="1">
        <w:r w:rsidR="000529E1">
          <w:rPr>
            <w:noProof/>
          </w:rPr>
          <w:t>11</w:t>
        </w:r>
      </w:hyperlink>
      <w:r w:rsidR="00D83EF4">
        <w:rPr>
          <w:noProof/>
        </w:rPr>
        <w:t>)</w:t>
      </w:r>
      <w:r w:rsidR="00D83EF4">
        <w:fldChar w:fldCharType="end"/>
      </w:r>
      <w:r w:rsidR="00D83EF4">
        <w:t>, which</w:t>
      </w:r>
      <w:r w:rsidR="005C3813">
        <w:t xml:space="preserve"> neglects direct saturation effects</w:t>
      </w:r>
      <w:r w:rsidR="00D83EF4">
        <w:t>,</w:t>
      </w:r>
      <w:r w:rsidR="005C3813">
        <w:t xml:space="preserve"> and </w:t>
      </w:r>
      <w:proofErr w:type="spellStart"/>
      <w:r w:rsidR="005C3813">
        <w:t>Ramani’s</w:t>
      </w:r>
      <w:proofErr w:type="spellEnd"/>
      <w:r w:rsidR="005C3813">
        <w:t xml:space="preserve"> continuous wave power equivalent model </w:t>
      </w:r>
      <w:r w:rsidR="005C3813">
        <w:fldChar w:fldCharType="begin"/>
      </w:r>
      <w:r w:rsidR="008D7B35">
        <w:instrText xml:space="preserve"> </w:instrText>
      </w:r>
      <w:r w:rsidR="00410A7E">
        <w:instrText>ADDIN</w:instrText>
      </w:r>
      <w:r w:rsidR="008D7B35">
        <w:instrText xml:space="preserve"> EN.CITE &lt;EndNote&gt;&lt;Cite&gt;&lt;Author&gt;Ramani&lt;/Author&gt;&lt;Year&gt;2002&lt;/Year&gt;&lt;RecNum&gt;3661&lt;/RecNum&gt;&lt;DisplayText&gt;(12)&lt;/DisplayText&gt;&lt;record&gt;&lt;rec-number&gt;3661&lt;/rec-number&gt;&lt;foreign-keys&gt;&lt;key app="EN" db-id="wsx2zxvfv2f923ezt58xsvan9zzwpdv5vewx" timestamp="1353537661"&gt;3661&lt;/key&gt;&lt;/foreign-keys&gt;&lt;ref-type name="Journal Article"&gt;17&lt;/ref-type&gt;&lt;contributors&gt;&lt;authors&gt;&lt;author&gt;Ramani, A.&lt;/author&gt;&lt;author&gt;Dalton, C.&lt;/author&gt;&lt;author&gt;Miller, D. H.&lt;/author&gt;&lt;author&gt;Tofts, P. S.&lt;/author&gt;&lt;author&gt;Barker, G. J.&lt;/author&gt;&lt;/authors&gt;&lt;/contributors&gt;&lt;auth-address&gt;NMR Research Unit, Dept. Clinical Neurology, Institute of Neurology, Queen&amp;apos;s Square, University College London, London, WC1N 3BG, England. a.ramani@nmr.ion.ucl.ac.uk&lt;/auth-address&gt;&lt;titles&gt;&lt;title&gt;Precise estimate of fundamental in-vivo MT parameters in human brain in clinically feasible times&lt;/title&gt;&lt;secondary-title&gt;Magn Reson Imaging&lt;/secondary-title&gt;&lt;alt-title&gt;Magnetic resonance imaging&lt;/alt-title&gt;&lt;/titles&gt;&lt;periodical&gt;&lt;full-title&gt;Magnetic Resonance Imaging&lt;/full-title&gt;&lt;abbr-1&gt;Magn. Reson. Imaging&lt;/abbr-1&gt;&lt;abbr-2&gt;Magn Reson Imaging&lt;/abbr-2&gt;&lt;/periodical&gt;&lt;alt-periodical&gt;&lt;full-title&gt;Magnetic Resonance Imaging&lt;/full-title&gt;&lt;abbr-1&gt;Magn. Reson. Imaging&lt;/abbr-1&gt;&lt;abbr-2&gt;Magn Reson Imaging&lt;/abbr-2&gt;&lt;/alt-periodical&gt;&lt;pages&gt;721-31&lt;/pages&gt;&lt;volume&gt;20&lt;/volume&gt;&lt;number&gt;10&lt;/number&gt;&lt;edition&gt;2003/02/20&lt;/edition&gt;&lt;keywords&gt;&lt;keyword&gt;Brain/anatomy &amp;amp; histology/*pathology&lt;/keyword&gt;&lt;keyword&gt;Humans&lt;/keyword&gt;&lt;keyword&gt;*Magnetic Resonance Imaging/methods&lt;/keyword&gt;&lt;keyword&gt;Multiple Sclerosis/*diagnosis/pathology&lt;/keyword&gt;&lt;/keywords&gt;&lt;dates&gt;&lt;year&gt;2002&lt;/year&gt;&lt;pub-dates&gt;&lt;date&gt;Dec&lt;/date&gt;&lt;/pub-dates&gt;&lt;/dates&gt;&lt;isbn&gt;0730-725X (Print)&amp;#xD;0730-725X (Linking)&lt;/isbn&gt;&lt;accession-num&gt;12591568&lt;/accession-num&gt;&lt;work-type&gt;In Vitro&amp;#xD;Research Support, Non-U.S. Gov&amp;apos;t&lt;/work-type&gt;&lt;urls&gt;&lt;related-urls&gt;&lt;url&gt;http://www.ncbi.nlm.nih.gov/pubmed/12591568&lt;/url&gt;&lt;/related-urls&gt;&lt;/urls&gt;&lt;language&gt;eng&lt;/language&gt;&lt;/record&gt;&lt;/Cite&gt;&lt;/EndNote&gt;</w:instrText>
      </w:r>
      <w:r w:rsidR="005C3813">
        <w:fldChar w:fldCharType="separate"/>
      </w:r>
      <w:r w:rsidR="008D7B35">
        <w:rPr>
          <w:noProof/>
        </w:rPr>
        <w:t>(</w:t>
      </w:r>
      <w:hyperlink w:anchor="_ENREF_1_12" w:tooltip="Ramani, 2002 #3661" w:history="1">
        <w:r w:rsidR="000529E1">
          <w:rPr>
            <w:noProof/>
          </w:rPr>
          <w:t>12</w:t>
        </w:r>
      </w:hyperlink>
      <w:r w:rsidR="008D7B35">
        <w:rPr>
          <w:noProof/>
        </w:rPr>
        <w:t>)</w:t>
      </w:r>
      <w:r w:rsidR="005C3813">
        <w:fldChar w:fldCharType="end"/>
      </w:r>
      <w:r w:rsidR="005C3813">
        <w:t xml:space="preserve">. Each </w:t>
      </w:r>
      <w:proofErr w:type="spellStart"/>
      <w:r w:rsidR="005C3813">
        <w:t>qMT</w:t>
      </w:r>
      <w:proofErr w:type="spellEnd"/>
      <w:r w:rsidR="005C3813">
        <w:t xml:space="preserve"> fitting model </w:t>
      </w:r>
      <w:r w:rsidR="00D83EF4">
        <w:t>makes different</w:t>
      </w:r>
      <w:r w:rsidR="005C3813">
        <w:t xml:space="preserve"> approximations or assumptions</w:t>
      </w:r>
      <w:r w:rsidR="00D06093">
        <w:t xml:space="preserve">, </w:t>
      </w:r>
      <w:r w:rsidR="00D83EF4">
        <w:t>and differ in fitting parameters</w:t>
      </w:r>
      <w:r w:rsidR="005C3813">
        <w:t>.</w:t>
      </w:r>
      <w:r w:rsidR="00D06093">
        <w:t xml:space="preserve"> For example, </w:t>
      </w:r>
      <w:proofErr w:type="spellStart"/>
      <w:r w:rsidR="00D06093">
        <w:t>Yarnykh’</w:t>
      </w:r>
      <w:r w:rsidR="00EE16A0">
        <w:t>s</w:t>
      </w:r>
      <w:proofErr w:type="spellEnd"/>
      <w:r w:rsidR="00EE16A0">
        <w:t xml:space="preserve"> model suggests acquiring data only at off-resonance frequencies greater than 1 kHz, and </w:t>
      </w:r>
      <w:r w:rsidR="00D83EF4">
        <w:t>has a different set of fitting parameters</w:t>
      </w:r>
      <w:r w:rsidR="00C154D6">
        <w:t xml:space="preserve"> (e.g. T</w:t>
      </w:r>
      <w:proofErr w:type="gramStart"/>
      <w:r w:rsidR="00C154D6">
        <w:rPr>
          <w:vertAlign w:val="subscript"/>
        </w:rPr>
        <w:t>2,f</w:t>
      </w:r>
      <w:proofErr w:type="gramEnd"/>
      <w:r w:rsidR="00C154D6">
        <w:t xml:space="preserve"> </w:t>
      </w:r>
      <w:r w:rsidR="0038797B">
        <w:t>is neglected</w:t>
      </w:r>
      <w:r w:rsidR="00C154D6">
        <w:t xml:space="preserve"> and their pool-size ratio parameter is defined as </w:t>
      </w:r>
      <w:r w:rsidR="00C154D6">
        <w:rPr>
          <w:i/>
        </w:rPr>
        <w:t>f</w:t>
      </w:r>
      <w:r w:rsidR="00C154D6">
        <w:t xml:space="preserve"> = M</w:t>
      </w:r>
      <w:r w:rsidR="00C154D6">
        <w:rPr>
          <w:vertAlign w:val="subscript"/>
        </w:rPr>
        <w:t>0,r</w:t>
      </w:r>
      <w:r w:rsidR="00C154D6">
        <w:t xml:space="preserve"> / (1+</w:t>
      </w:r>
      <w:r w:rsidR="00C154D6" w:rsidRPr="00C154D6">
        <w:t xml:space="preserve"> </w:t>
      </w:r>
      <w:r w:rsidR="00C154D6">
        <w:t>M</w:t>
      </w:r>
      <w:r w:rsidR="00C154D6">
        <w:rPr>
          <w:vertAlign w:val="subscript"/>
        </w:rPr>
        <w:t>0,r</w:t>
      </w:r>
      <w:r w:rsidR="00C154D6">
        <w:t>)</w:t>
      </w:r>
      <w:r w:rsidR="00B05C4D">
        <w:t>,</w:t>
      </w:r>
      <w:r w:rsidR="00C154D6">
        <w:t xml:space="preserve"> instead of Sled and Pike’s F  = M</w:t>
      </w:r>
      <w:r w:rsidR="00C154D6">
        <w:rPr>
          <w:vertAlign w:val="subscript"/>
        </w:rPr>
        <w:t>0,r</w:t>
      </w:r>
      <w:r w:rsidR="00C154D6">
        <w:t xml:space="preserve"> / M</w:t>
      </w:r>
      <w:r w:rsidR="00C154D6">
        <w:rPr>
          <w:vertAlign w:val="subscript"/>
        </w:rPr>
        <w:t>0,f</w:t>
      </w:r>
      <w:r w:rsidR="00C154D6">
        <w:t xml:space="preserve"> parameter</w:t>
      </w:r>
      <w:r w:rsidR="0069535D">
        <w:t>)</w:t>
      </w:r>
      <w:r w:rsidR="00C154D6">
        <w:t>.</w:t>
      </w:r>
      <w:r w:rsidR="0038797B">
        <w:t xml:space="preserve"> The </w:t>
      </w:r>
      <w:r w:rsidR="00D83EF4">
        <w:t xml:space="preserve">different </w:t>
      </w:r>
      <w:r w:rsidR="0038797B">
        <w:t>range in off-resonance frequencies</w:t>
      </w:r>
      <w:r w:rsidR="00356804">
        <w:t xml:space="preserve"> </w:t>
      </w:r>
      <w:r w:rsidR="009C6E21">
        <w:t xml:space="preserve">will </w:t>
      </w:r>
      <w:r w:rsidR="00D83EF4">
        <w:t>reduce the</w:t>
      </w:r>
      <w:r w:rsidR="009C6E21">
        <w:t xml:space="preserve"> available </w:t>
      </w:r>
      <w:r w:rsidR="0038797B">
        <w:t xml:space="preserve">Jacobian sensitivity </w:t>
      </w:r>
      <w:r w:rsidR="009C6E21">
        <w:t>values</w:t>
      </w:r>
      <w:r w:rsidR="0038797B">
        <w:t xml:space="preserve"> during optimization, </w:t>
      </w:r>
      <w:r w:rsidR="00067559">
        <w:t xml:space="preserve">which </w:t>
      </w:r>
      <w:r w:rsidR="00D83EF4">
        <w:t>may impact the optimization</w:t>
      </w:r>
      <w:r w:rsidR="0038797B">
        <w:t xml:space="preserve"> against auxiliary measurements</w:t>
      </w:r>
      <w:r w:rsidR="00067559">
        <w:t xml:space="preserve"> (e.g. B</w:t>
      </w:r>
      <w:r w:rsidR="00067559">
        <w:rPr>
          <w:vertAlign w:val="subscript"/>
        </w:rPr>
        <w:t>1</w:t>
      </w:r>
      <w:r w:rsidR="00067559">
        <w:t>)</w:t>
      </w:r>
      <w:r w:rsidR="00D83EF4">
        <w:t xml:space="preserve"> errors</w:t>
      </w:r>
      <w:r w:rsidR="0038797B">
        <w:t>. Different</w:t>
      </w:r>
      <w:r w:rsidR="00067559">
        <w:t xml:space="preserve"> </w:t>
      </w:r>
      <w:r w:rsidR="009C6E21">
        <w:t>sets of fitting parameters</w:t>
      </w:r>
      <w:r w:rsidR="00662C4A">
        <w:t xml:space="preserve"> between models</w:t>
      </w:r>
      <w:r w:rsidR="0038797B">
        <w:t xml:space="preserve"> </w:t>
      </w:r>
      <w:r w:rsidR="003B7613">
        <w:t>could also change</w:t>
      </w:r>
      <w:r w:rsidR="009C6E21">
        <w:t xml:space="preserve"> the </w:t>
      </w:r>
      <w:r w:rsidR="003B7613">
        <w:t xml:space="preserve">fitting </w:t>
      </w:r>
      <w:r w:rsidR="00662C4A">
        <w:t>behavior in the presence of</w:t>
      </w:r>
      <w:r w:rsidR="009C6E21">
        <w:t xml:space="preserve"> B</w:t>
      </w:r>
      <w:r w:rsidR="009C6E21">
        <w:rPr>
          <w:vertAlign w:val="subscript"/>
        </w:rPr>
        <w:t>1</w:t>
      </w:r>
      <w:r w:rsidR="003B7613">
        <w:t>-</w:t>
      </w:r>
      <w:r w:rsidR="009C6E21">
        <w:t>error</w:t>
      </w:r>
      <w:r w:rsidR="0038797B">
        <w:t xml:space="preserve"> </w:t>
      </w:r>
      <w:r w:rsidR="009C6E21">
        <w:t>propagation</w:t>
      </w:r>
      <w:r w:rsidR="0038797B">
        <w:t xml:space="preserve">, </w:t>
      </w:r>
      <w:r w:rsidR="009C6E21">
        <w:t>even if the same</w:t>
      </w:r>
      <w:r w:rsidR="0038797B">
        <w:t xml:space="preserve"> SPGR </w:t>
      </w:r>
      <w:proofErr w:type="spellStart"/>
      <w:r w:rsidR="0038797B">
        <w:t>qMT</w:t>
      </w:r>
      <w:proofErr w:type="spellEnd"/>
      <w:r w:rsidR="0038797B">
        <w:t xml:space="preserve"> acquisition protocols</w:t>
      </w:r>
      <w:r w:rsidR="003B7613">
        <w:t xml:space="preserve"> are</w:t>
      </w:r>
      <w:r w:rsidR="009C6E21">
        <w:t xml:space="preserve"> used</w:t>
      </w:r>
      <w:r w:rsidR="0038797B">
        <w:t>.</w:t>
      </w:r>
      <w:r w:rsidR="00662C4A">
        <w:t xml:space="preserve"> </w:t>
      </w:r>
      <w:r w:rsidR="00CB0378">
        <w:t xml:space="preserve">The single-point </w:t>
      </w:r>
      <w:proofErr w:type="spellStart"/>
      <w:r w:rsidR="00CB0378">
        <w:t>qMT</w:t>
      </w:r>
      <w:proofErr w:type="spellEnd"/>
      <w:r w:rsidR="00CB0378">
        <w:t xml:space="preserve"> fitting model</w:t>
      </w:r>
      <w:r w:rsidR="0038797B">
        <w:t xml:space="preserve"> </w:t>
      </w:r>
      <w:r w:rsidR="0038797B">
        <w:fldChar w:fldCharType="begin">
          <w:fldData xml:space="preserve">PEVuZE5vdGU+PENpdGU+PEF1dGhvcj5VbmRlcmhpbGw8L0F1dGhvcj48WWVhcj4yMDExPC9ZZWFy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U2VhdHRsZSwgV2FzaGluZ3RvbiA5ODEwOSwgVVNBLiB5YXJueWtoQHUud2FzaGluZ3Rvbi5lZHU8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</w:fldData>
        </w:fldChar>
      </w:r>
      <w:r w:rsidR="00163F81">
        <w:instrText xml:space="preserve"> </w:instrText>
      </w:r>
      <w:r w:rsidR="00410A7E">
        <w:instrText>ADDIN</w:instrText>
      </w:r>
      <w:r w:rsidR="00163F81">
        <w:instrText xml:space="preserve"> EN.CITE </w:instrText>
      </w:r>
      <w:r w:rsidR="00163F81">
        <w:fldChar w:fldCharType="begin">
          <w:fldData xml:space="preserve">PEVuZE5vdGU+PENpdGU+PEF1dGhvcj5VbmRlcmhpbGw8L0F1dGhvcj48WWVhcj4yMDExPC9ZZWFy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U2VhdHRsZSwgV2FzaGluZ3RvbiA5ODEwOSwgVVNBLiB5YXJueWtoQHUud2FzaGluZ3Rvbi5lZHU8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</w:fldData>
        </w:fldChar>
      </w:r>
      <w:r w:rsidR="00163F81">
        <w:instrText xml:space="preserve"> </w:instrText>
      </w:r>
      <w:r w:rsidR="00410A7E">
        <w:instrText>ADDIN</w:instrText>
      </w:r>
      <w:r w:rsidR="00163F81">
        <w:instrText xml:space="preserve"> EN.CITE.DATA </w:instrText>
      </w:r>
      <w:r w:rsidR="00163F81">
        <w:fldChar w:fldCharType="end"/>
      </w:r>
      <w:r w:rsidR="0038797B">
        <w:fldChar w:fldCharType="separate"/>
      </w:r>
      <w:r w:rsidR="00163F81">
        <w:rPr>
          <w:noProof/>
        </w:rPr>
        <w:t>(</w:t>
      </w:r>
      <w:hyperlink w:anchor="_ENREF_1_27" w:tooltip="Underhill, 2011 #3772" w:history="1">
        <w:r w:rsidR="000529E1">
          <w:rPr>
            <w:noProof/>
          </w:rPr>
          <w:t>27</w:t>
        </w:r>
      </w:hyperlink>
      <w:r w:rsidR="00163F81">
        <w:rPr>
          <w:noProof/>
        </w:rPr>
        <w:t>,</w:t>
      </w:r>
      <w:hyperlink w:anchor="_ENREF_1_28" w:tooltip="Yarnykh, 2012 #3770" w:history="1">
        <w:r w:rsidR="000529E1">
          <w:rPr>
            <w:noProof/>
          </w:rPr>
          <w:t>28</w:t>
        </w:r>
      </w:hyperlink>
      <w:r w:rsidR="00163F81">
        <w:rPr>
          <w:noProof/>
        </w:rPr>
        <w:t>)</w:t>
      </w:r>
      <w:r w:rsidR="0038797B">
        <w:fldChar w:fldCharType="end"/>
      </w:r>
      <w:r w:rsidR="0038797B">
        <w:t xml:space="preserve"> may </w:t>
      </w:r>
      <w:r w:rsidR="00541C50">
        <w:t xml:space="preserve">provide additional challenges for optimizing against auxiliary measurement </w:t>
      </w:r>
      <w:r w:rsidR="00662C4A">
        <w:t>error-sensitivity.</w:t>
      </w:r>
      <w:r w:rsidR="00541C50">
        <w:t xml:space="preserve"> </w:t>
      </w:r>
      <w:r w:rsidR="00CB0378">
        <w:t>This fitting model imposes</w:t>
      </w:r>
      <w:r w:rsidR="00541C50">
        <w:t xml:space="preserve"> s</w:t>
      </w:r>
      <w:r w:rsidR="00CB0378">
        <w:t>everal fitting parameter restraints</w:t>
      </w:r>
      <w:r w:rsidR="00637BE9">
        <w:t xml:space="preserve">, </w:t>
      </w:r>
      <w:r w:rsidR="00CB0378">
        <w:t>which would provide</w:t>
      </w:r>
      <w:r w:rsidR="00637BE9">
        <w:t xml:space="preserve"> additional limitations when solving Eq. 2</w:t>
      </w:r>
      <w:r w:rsidR="00541C50">
        <w:t xml:space="preserve">. </w:t>
      </w:r>
      <w:r w:rsidR="0044591D">
        <w:t>The</w:t>
      </w:r>
      <w:r w:rsidR="00DD33F4">
        <w:t xml:space="preserve"> analysis of</w:t>
      </w:r>
      <w:r w:rsidR="00637BE9">
        <w:t xml:space="preserve"> uniform protocols and</w:t>
      </w:r>
      <w:r w:rsidR="0039557C">
        <w:t xml:space="preserve"> Jacobian sensitivity matrices</w:t>
      </w:r>
      <w:r w:rsidR="00637BE9">
        <w:t xml:space="preserve"> </w:t>
      </w:r>
      <w:r w:rsidR="00541C50">
        <w:t xml:space="preserve">also </w:t>
      </w:r>
      <w:r w:rsidR="00637BE9">
        <w:t>suggests that B</w:t>
      </w:r>
      <w:r w:rsidR="00637BE9">
        <w:rPr>
          <w:vertAlign w:val="subscript"/>
        </w:rPr>
        <w:t>1</w:t>
      </w:r>
      <w:r w:rsidR="00637BE9">
        <w:t>-insensitivy</w:t>
      </w:r>
      <w:r w:rsidR="00987066">
        <w:t xml:space="preserve"> of F</w:t>
      </w:r>
      <w:r w:rsidR="00541C50">
        <w:t xml:space="preserve"> </w:t>
      </w:r>
      <w:r w:rsidR="00987066">
        <w:t xml:space="preserve">may be a result </w:t>
      </w:r>
      <w:r w:rsidR="00235208">
        <w:t xml:space="preserve">of </w:t>
      </w:r>
      <w:r w:rsidR="00551B86">
        <w:t>including</w:t>
      </w:r>
      <w:r w:rsidR="00987066">
        <w:t xml:space="preserve"> both small and large MT flip angle acquisition</w:t>
      </w:r>
      <w:r w:rsidR="00551B86">
        <w:t>s</w:t>
      </w:r>
      <w:r w:rsidR="00987066">
        <w:t xml:space="preserve"> in </w:t>
      </w:r>
      <w:r w:rsidR="00551B86">
        <w:t>a</w:t>
      </w:r>
      <w:r w:rsidR="00987066">
        <w:t xml:space="preserve"> protocol at </w:t>
      </w:r>
      <w:r w:rsidR="001070C8">
        <w:t xml:space="preserve">mid and </w:t>
      </w:r>
      <w:r w:rsidR="00987066">
        <w:t>h</w:t>
      </w:r>
      <w:r w:rsidR="001070C8">
        <w:t>igh</w:t>
      </w:r>
      <w:r w:rsidR="00987066">
        <w:t xml:space="preserve"> off-resonance frequencies, a configuration </w:t>
      </w:r>
      <w:r w:rsidR="00551B86">
        <w:t>that cannot be done using</w:t>
      </w:r>
      <w:r w:rsidR="00987066">
        <w:t xml:space="preserve"> single-point measurement protocol.</w:t>
      </w:r>
    </w:p>
    <w:p w14:paraId="202362D9" w14:textId="174C0573" w:rsidR="00541C50" w:rsidRDefault="00114C59" w:rsidP="00C81C2A">
      <w:r>
        <w:t xml:space="preserve">We proposed a regularization approach to </w:t>
      </w:r>
      <w:r w:rsidR="00BA6796">
        <w:t>add</w:t>
      </w:r>
      <w:r>
        <w:t xml:space="preserve"> </w:t>
      </w:r>
      <w:r w:rsidR="00BA6796">
        <w:t xml:space="preserve">an auxiliary </w:t>
      </w:r>
      <w:r>
        <w:t>measurement (e.g. B</w:t>
      </w:r>
      <w:r>
        <w:rPr>
          <w:vertAlign w:val="subscript"/>
        </w:rPr>
        <w:t>1</w:t>
      </w:r>
      <w:r>
        <w:t xml:space="preserve">) </w:t>
      </w:r>
      <w:r w:rsidR="00DD33F4">
        <w:t>error-</w:t>
      </w:r>
      <w:r>
        <w:t>sensitivity</w:t>
      </w:r>
      <w:r w:rsidR="00BA6796">
        <w:t xml:space="preserve"> compon</w:t>
      </w:r>
      <w:r w:rsidR="001C0F17">
        <w:t>ent to the CRLB in our</w:t>
      </w:r>
      <w:r w:rsidR="00BA6796">
        <w:t xml:space="preserve"> optimization algorithm. An alternative approach could have been to do a formal </w:t>
      </w:r>
      <w:r w:rsidR="00DD33F4">
        <w:t xml:space="preserve">statistical </w:t>
      </w:r>
      <w:r w:rsidR="00BA6796">
        <w:t xml:space="preserve">analysis of the error propagation </w:t>
      </w:r>
      <w:ins w:id="104" w:author="Mathieu Boudreau" w:date="2017-10-18T16:53:00Z">
        <w:r w:rsidR="00CC2437">
          <w:t xml:space="preserve">using the </w:t>
        </w:r>
      </w:ins>
      <w:del w:id="105" w:author="Mathieu Boudreau" w:date="2017-10-18T16:53:00Z">
        <w:r w:rsidR="00032C99" w:rsidDel="00CC2437">
          <w:delText xml:space="preserve">in the </w:delText>
        </w:r>
      </w:del>
      <w:r w:rsidR="00032C99">
        <w:t>CRLB</w:t>
      </w:r>
      <w:r w:rsidR="002F0DBA">
        <w:t xml:space="preserve"> </w:t>
      </w:r>
      <w:r w:rsidR="00032C99">
        <w:t xml:space="preserve">instead as the </w:t>
      </w:r>
      <w:r w:rsidR="002F0DBA">
        <w:t>optimization algorithm</w:t>
      </w:r>
      <w:r w:rsidR="00032C99">
        <w:t xml:space="preserve"> condition</w:t>
      </w:r>
      <w:r w:rsidR="002F0DBA">
        <w:t xml:space="preserve">. Lankford and Does </w:t>
      </w:r>
      <w:r w:rsidR="002F0DBA">
        <w:fldChar w:fldCharType="begin"/>
      </w:r>
      <w:r w:rsidR="00163F81">
        <w:instrText xml:space="preserve"> </w:instrText>
      </w:r>
      <w:r w:rsidR="00410A7E">
        <w:instrText>ADD</w:instrText>
      </w:r>
      <w:r w:rsidR="00410A7E">
        <w:instrText>IN</w:instrText>
      </w:r>
      <w:r w:rsidR="00163F81">
        <w:instrText xml:space="preserve"> EN.CITE &lt;EndNote&gt;&lt;Cite&gt;&lt;Author&gt;Lankford&lt;/Author&gt;&lt;Year&gt;2017&lt;/Year&gt;&lt;RecNum&gt;8256&lt;/RecNum&gt;&lt;DisplayText&gt;(29)&lt;/DisplayText&gt;&lt;record&gt;&lt;rec-number&gt;8256&lt;/rec-number&gt;&lt;foreign-keys&gt;&lt;key app="EN" db-id="wsx2zxvfv2f923ezt58xsvan9zzwpdv5vewx" timestamp="1506100180"&gt;8256&lt;/key&gt;&lt;/foreign-keys&gt;&lt;ref-type name="Journal Article"&gt;17&lt;/ref-type&gt;&lt;contributors&gt;&lt;authors&gt;&lt;author&gt;Lankford, C. L.&lt;/author&gt;&lt;author&gt;Does, M. D.&lt;/author&gt;&lt;/authors&gt;&lt;/contributors&gt;&lt;auth-address&gt;Biomedical Engineering, Vanderbilt University, Nashville, Tennessee, USA.&amp;#xD;Vanderbilt University Institute of Imaging Science, Nashville, Tennessee, USA.&amp;#xD;Radiology and Radiological Sciences, Vanderbilt University, Nashville, Tennessee, USA.&amp;#xD;Electrical Engineering, Vanderbilt University, Nashville, Tennessee, USA.&lt;/auth-address&gt;&lt;titles&gt;&lt;title&gt;Propagation of error from parameter constraints in quantitative MRI: Example application of multiple spin echo T2 mapping&lt;/title&gt;&lt;secondary-title&gt;Magn Reson Med&lt;/secondary-title&gt;&lt;/titles&gt;&lt;periodical&gt;&lt;full-title&gt;Magnetic Resonance in Medicine&lt;/full-title&gt;&lt;abbr-1&gt;Magn. Reson. Med.&lt;/abbr-1&gt;&lt;abbr-2&gt;Magn Reson Med&lt;/abbr-2&gt;&lt;/periodical&gt;&lt;edition&gt;2017/04/21&lt;/edition&gt;&lt;keywords&gt;&lt;keyword&gt;B1&lt;/keyword&gt;&lt;keyword&gt;Mri&lt;/keyword&gt;&lt;keyword&gt;accuracy: T2&lt;/keyword&gt;&lt;keyword&gt;precision&lt;/keyword&gt;&lt;/keywords&gt;&lt;dates&gt;&lt;year&gt;2017&lt;/year&gt;&lt;pub-dates&gt;&lt;date&gt;Apr 20&lt;/date&gt;&lt;/pub-dates&gt;&lt;/dates&gt;&lt;isbn&gt;1522-2594 (Electronic)&amp;#xD;0740-3194 (Linking)&lt;/isbn&gt;&lt;accession-num&gt;28426147&lt;/accession-num&gt;&lt;urls&gt;&lt;related-urls&gt;&lt;url&gt;https://www.ncbi.nlm.nih.gov/pubmed/28426147&lt;/url&gt;&lt;/related-urls&gt;&lt;/urls&gt;&lt;electronic-resource-num&gt;10.1002/mrm.26713&lt;/electronic-resource-num&gt;&lt;/record&gt;&lt;/Cite&gt;&lt;/EndNote&gt;</w:instrText>
      </w:r>
      <w:r w:rsidR="002F0DBA">
        <w:fldChar w:fldCharType="separate"/>
      </w:r>
      <w:r w:rsidR="00163F81">
        <w:rPr>
          <w:noProof/>
        </w:rPr>
        <w:t>(</w:t>
      </w:r>
      <w:hyperlink w:anchor="_ENREF_1_29" w:tooltip="Lankford, 2017 #8256" w:history="1">
        <w:r w:rsidR="000529E1">
          <w:rPr>
            <w:noProof/>
          </w:rPr>
          <w:t>29</w:t>
        </w:r>
      </w:hyperlink>
      <w:r w:rsidR="00163F81">
        <w:rPr>
          <w:noProof/>
        </w:rPr>
        <w:t>)</w:t>
      </w:r>
      <w:r w:rsidR="002F0DBA">
        <w:fldChar w:fldCharType="end"/>
      </w:r>
      <w:r w:rsidR="002F0DBA">
        <w:t xml:space="preserve"> recently presented such a treatment in the context of T</w:t>
      </w:r>
      <w:r w:rsidR="002F0DBA">
        <w:rPr>
          <w:vertAlign w:val="subscript"/>
        </w:rPr>
        <w:t>2</w:t>
      </w:r>
      <w:r w:rsidR="002F0DBA">
        <w:t xml:space="preserve"> mapping. </w:t>
      </w:r>
      <w:r w:rsidR="00D74442">
        <w:t xml:space="preserve">Their statistical analysis of </w:t>
      </w:r>
      <w:r w:rsidR="00032C99">
        <w:t xml:space="preserve">the error </w:t>
      </w:r>
      <w:r w:rsidR="00D74442">
        <w:t>propagation from parameter constraints demonstrated</w:t>
      </w:r>
      <w:r w:rsidR="00DD33F4">
        <w:t xml:space="preserve"> that</w:t>
      </w:r>
      <w:r w:rsidR="00D74442">
        <w:t xml:space="preserve">, under certain circumstances, it </w:t>
      </w:r>
      <w:del w:id="106" w:author="Mathieu Boudreau" w:date="2017-10-18T16:55:00Z">
        <w:r w:rsidR="00D74442" w:rsidDel="003D2A34">
          <w:delText xml:space="preserve">can </w:delText>
        </w:r>
      </w:del>
      <w:ins w:id="107" w:author="Mathieu Boudreau" w:date="2017-10-18T16:55:00Z">
        <w:r w:rsidR="003D2A34">
          <w:t>may</w:t>
        </w:r>
        <w:r w:rsidR="003D2A34">
          <w:t xml:space="preserve"> </w:t>
        </w:r>
      </w:ins>
      <w:r w:rsidR="00D74442">
        <w:t xml:space="preserve">be beneficial to </w:t>
      </w:r>
      <w:r w:rsidR="00DD33F4">
        <w:t>include a</w:t>
      </w:r>
      <w:r w:rsidR="00D74442">
        <w:t xml:space="preserve"> B</w:t>
      </w:r>
      <w:r w:rsidR="00D74442">
        <w:rPr>
          <w:vertAlign w:val="subscript"/>
        </w:rPr>
        <w:t>1</w:t>
      </w:r>
      <w:r w:rsidR="00D74442">
        <w:t xml:space="preserve"> </w:t>
      </w:r>
      <w:r w:rsidR="00DD33F4">
        <w:t xml:space="preserve">measurement </w:t>
      </w:r>
      <w:r w:rsidR="00032C99">
        <w:t>for</w:t>
      </w:r>
      <w:r w:rsidR="00D74442">
        <w:t xml:space="preserve"> multi-echo T</w:t>
      </w:r>
      <w:r w:rsidR="00D74442">
        <w:rPr>
          <w:vertAlign w:val="subscript"/>
        </w:rPr>
        <w:t>2</w:t>
      </w:r>
      <w:r w:rsidR="00D74442">
        <w:t xml:space="preserve"> mapping.</w:t>
      </w:r>
      <w:r w:rsidR="00AD23E4">
        <w:t xml:space="preserve"> </w:t>
      </w:r>
      <w:del w:id="108" w:author="Mathieu Boudreau" w:date="2017-10-18T16:54:00Z">
        <w:r w:rsidR="00AD23E4" w:rsidDel="004F0633">
          <w:delText xml:space="preserve">Although not </w:delText>
        </w:r>
      </w:del>
      <w:del w:id="109" w:author="Mathieu Boudreau" w:date="2017-10-18T16:49:00Z">
        <w:r w:rsidR="00AD23E4" w:rsidDel="00CC2437">
          <w:delText>designed as</w:delText>
        </w:r>
      </w:del>
      <w:del w:id="110" w:author="Mathieu Boudreau" w:date="2017-10-18T16:54:00Z">
        <w:r w:rsidR="00AD23E4" w:rsidDel="004F0633">
          <w:delText xml:space="preserve"> a protocol optimization condition, it may be possible to adapt </w:delText>
        </w:r>
        <w:r w:rsidR="00DD33F4" w:rsidDel="004F0633">
          <w:delText xml:space="preserve">the </w:delText>
        </w:r>
        <w:r w:rsidR="00AD23E4" w:rsidDel="004F0633">
          <w:delText>theory</w:delText>
        </w:r>
        <w:r w:rsidR="00DD33F4" w:rsidDel="004F0633">
          <w:delText xml:space="preserve"> presented in their work</w:delText>
        </w:r>
        <w:r w:rsidR="00AD23E4" w:rsidDel="004F0633">
          <w:delText xml:space="preserve"> </w:delText>
        </w:r>
        <w:r w:rsidR="000B2B2F" w:rsidDel="004F0633">
          <w:delText>to</w:delText>
        </w:r>
        <w:r w:rsidR="00AD23E4" w:rsidDel="004F0633">
          <w:delText xml:space="preserve"> do so.</w:delText>
        </w:r>
        <w:r w:rsidR="00D74442" w:rsidDel="004F0633">
          <w:delText xml:space="preserve"> </w:delText>
        </w:r>
      </w:del>
      <w:r w:rsidR="00D74442">
        <w:t xml:space="preserve">Their framework </w:t>
      </w:r>
      <w:r w:rsidR="00032C99">
        <w:t xml:space="preserve">was presented to be </w:t>
      </w:r>
      <w:r w:rsidR="00DD33F4">
        <w:t xml:space="preserve">generalizable </w:t>
      </w:r>
      <w:r w:rsidR="00D74442">
        <w:t xml:space="preserve">to other quantitative </w:t>
      </w:r>
      <w:r w:rsidR="00032C99">
        <w:t>techniques that</w:t>
      </w:r>
      <w:r w:rsidR="00D74442">
        <w:t xml:space="preserve"> </w:t>
      </w:r>
      <w:r w:rsidR="00032C99">
        <w:t>require</w:t>
      </w:r>
      <w:r w:rsidR="00D74442">
        <w:t xml:space="preserve"> auxiliary measurement</w:t>
      </w:r>
      <w:r w:rsidR="00032C99">
        <w:t>s</w:t>
      </w:r>
      <w:ins w:id="111" w:author="Mathieu Boudreau" w:date="2017-10-18T16:55:00Z">
        <w:r w:rsidR="003D2A34">
          <w:t xml:space="preserve"> such as </w:t>
        </w:r>
        <w:proofErr w:type="spellStart"/>
        <w:r w:rsidR="003D2A34">
          <w:t>qMT</w:t>
        </w:r>
      </w:ins>
      <w:proofErr w:type="spellEnd"/>
      <w:r w:rsidR="00D74442">
        <w:t xml:space="preserve">, however </w:t>
      </w:r>
      <w:del w:id="112" w:author="Mathieu Boudreau" w:date="2017-10-18T16:56:00Z">
        <w:r w:rsidR="00D74442" w:rsidDel="003D2A34">
          <w:delText>it was only</w:delText>
        </w:r>
      </w:del>
      <w:ins w:id="113" w:author="Mathieu Boudreau" w:date="2017-10-18T16:56:00Z">
        <w:r w:rsidR="003D2A34">
          <w:t>their analysis was only developed</w:t>
        </w:r>
      </w:ins>
      <w:r w:rsidR="00D74442">
        <w:t xml:space="preserve"> </w:t>
      </w:r>
      <w:del w:id="114" w:author="Mathieu Boudreau" w:date="2017-10-18T16:56:00Z">
        <w:r w:rsidR="00D74442" w:rsidDel="003D2A34">
          <w:delText xml:space="preserve">derived </w:delText>
        </w:r>
      </w:del>
      <w:r w:rsidR="00D74442">
        <w:t>for a single</w:t>
      </w:r>
      <w:ins w:id="115" w:author="Mathieu Boudreau" w:date="2017-10-18T16:49:00Z">
        <w:r w:rsidR="00CC2437">
          <w:t>-level of</w:t>
        </w:r>
      </w:ins>
      <w:r w:rsidR="00D74442">
        <w:t xml:space="preserve"> </w:t>
      </w:r>
      <w:r w:rsidR="00DD33F4">
        <w:t>parameter constraint</w:t>
      </w:r>
      <w:ins w:id="116" w:author="Mathieu Boudreau" w:date="2017-10-18T16:49:00Z">
        <w:r w:rsidR="00CC2437">
          <w:t>s</w:t>
        </w:r>
      </w:ins>
      <w:r w:rsidR="00D74442">
        <w:t xml:space="preserve">. </w:t>
      </w:r>
      <w:r w:rsidR="00DD33F4">
        <w:t>Although</w:t>
      </w:r>
      <w:r w:rsidR="00D74442">
        <w:t xml:space="preserve"> this</w:t>
      </w:r>
      <w:r w:rsidR="00DD33F4">
        <w:t xml:space="preserve"> </w:t>
      </w:r>
      <w:r w:rsidR="004532EF">
        <w:t xml:space="preserve">may be </w:t>
      </w:r>
      <w:r w:rsidR="00D74442">
        <w:t>applicable for a B</w:t>
      </w:r>
      <w:r w:rsidR="00D74442">
        <w:rPr>
          <w:vertAlign w:val="subscript"/>
        </w:rPr>
        <w:t>1</w:t>
      </w:r>
      <w:r w:rsidR="00D74442">
        <w:t xml:space="preserve">-error propagation analysis of </w:t>
      </w:r>
      <w:proofErr w:type="spellStart"/>
      <w:r w:rsidR="00D74442">
        <w:t>qMT</w:t>
      </w:r>
      <w:proofErr w:type="spellEnd"/>
      <w:r w:rsidR="00D74442">
        <w:t xml:space="preserve"> </w:t>
      </w:r>
      <w:r w:rsidR="00DD33F4">
        <w:t>when</w:t>
      </w:r>
      <w:r w:rsidR="00D74442">
        <w:t xml:space="preserve"> using a B</w:t>
      </w:r>
      <w:r w:rsidR="00D74442">
        <w:rPr>
          <w:vertAlign w:val="subscript"/>
        </w:rPr>
        <w:t>1</w:t>
      </w:r>
      <w:r w:rsidR="00D74442">
        <w:t>-independent T</w:t>
      </w:r>
      <w:r w:rsidR="00D74442">
        <w:rPr>
          <w:vertAlign w:val="subscript"/>
        </w:rPr>
        <w:t>1</w:t>
      </w:r>
      <w:r w:rsidR="00D74442">
        <w:t xml:space="preserve"> mapping method</w:t>
      </w:r>
      <w:r w:rsidR="001C283A">
        <w:t xml:space="preserve"> </w:t>
      </w:r>
      <w:r w:rsidR="00DD33F4">
        <w:t>(e.g. IR)</w:t>
      </w:r>
      <w:r w:rsidR="00D74442">
        <w:t xml:space="preserve">, </w:t>
      </w:r>
      <w:r w:rsidR="001C283A">
        <w:t>a B</w:t>
      </w:r>
      <w:r w:rsidR="001C283A">
        <w:rPr>
          <w:vertAlign w:val="subscript"/>
        </w:rPr>
        <w:t>1</w:t>
      </w:r>
      <w:r w:rsidR="001C283A">
        <w:t>-dependent T</w:t>
      </w:r>
      <w:r w:rsidR="001C283A">
        <w:rPr>
          <w:vertAlign w:val="subscript"/>
        </w:rPr>
        <w:t>1</w:t>
      </w:r>
      <w:r w:rsidR="001C283A">
        <w:t xml:space="preserve"> mapping method </w:t>
      </w:r>
      <w:r w:rsidR="00DD33F4">
        <w:t xml:space="preserve">(e.g. VFA) </w:t>
      </w:r>
      <w:r w:rsidR="001C283A">
        <w:t xml:space="preserve">complicates the error propagation analysis beyond what is presented in Lankford and Does, as there are two interacting constraints </w:t>
      </w:r>
      <w:r w:rsidR="00AD7251">
        <w:t>within the</w:t>
      </w:r>
      <w:r w:rsidR="001C283A">
        <w:t xml:space="preserve"> </w:t>
      </w:r>
      <w:proofErr w:type="spellStart"/>
      <w:r w:rsidR="001C283A">
        <w:t>qMT</w:t>
      </w:r>
      <w:proofErr w:type="spellEnd"/>
      <w:r w:rsidR="001C283A">
        <w:t xml:space="preserve"> model (B</w:t>
      </w:r>
      <w:r w:rsidR="001C283A">
        <w:rPr>
          <w:vertAlign w:val="subscript"/>
        </w:rPr>
        <w:t>1</w:t>
      </w:r>
      <w:r w:rsidR="001C283A">
        <w:t xml:space="preserve"> and T</w:t>
      </w:r>
      <w:r w:rsidR="001C283A">
        <w:rPr>
          <w:vertAlign w:val="subscript"/>
        </w:rPr>
        <w:t>1</w:t>
      </w:r>
      <w:r w:rsidR="001C283A">
        <w:t>(B</w:t>
      </w:r>
      <w:r w:rsidR="001C283A">
        <w:rPr>
          <w:vertAlign w:val="subscript"/>
        </w:rPr>
        <w:t>1</w:t>
      </w:r>
      <w:r w:rsidR="001C283A">
        <w:t>)).</w:t>
      </w:r>
      <w:r w:rsidR="00906638">
        <w:t xml:space="preserve"> </w:t>
      </w:r>
      <w:r w:rsidR="004532EF">
        <w:t>In contrast, o</w:t>
      </w:r>
      <w:r w:rsidR="00AD23E4">
        <w:t xml:space="preserve">ne benefit </w:t>
      </w:r>
      <w:del w:id="117" w:author="Mathieu Boudreau" w:date="2017-10-18T16:50:00Z">
        <w:r w:rsidR="00AD23E4" w:rsidDel="00CC2437">
          <w:delText>of our</w:delText>
        </w:r>
        <w:r w:rsidR="00906638" w:rsidDel="00CC2437">
          <w:delText xml:space="preserve"> regularized</w:delText>
        </w:r>
        <w:r w:rsidR="004532EF" w:rsidDel="00CC2437">
          <w:delText xml:space="preserve"> optimization</w:delText>
        </w:r>
      </w:del>
      <w:ins w:id="118" w:author="Mathieu Boudreau" w:date="2017-10-18T16:50:00Z">
        <w:r w:rsidR="00CC2437">
          <w:t>the</w:t>
        </w:r>
      </w:ins>
      <w:r w:rsidR="00906638">
        <w:t xml:space="preserve"> approach</w:t>
      </w:r>
      <w:ins w:id="119" w:author="Mathieu Boudreau" w:date="2017-10-18T16:50:00Z">
        <w:r w:rsidR="00CC2437">
          <w:t xml:space="preserve"> we presented here</w:t>
        </w:r>
      </w:ins>
      <w:r w:rsidR="001540EF">
        <w:t xml:space="preserve"> is</w:t>
      </w:r>
      <w:r w:rsidR="00906638">
        <w:t xml:space="preserve"> </w:t>
      </w:r>
      <w:r w:rsidR="001540EF">
        <w:t>in</w:t>
      </w:r>
      <w:r w:rsidR="00AD7251">
        <w:t xml:space="preserve"> </w:t>
      </w:r>
      <w:r w:rsidR="00AD23E4">
        <w:t xml:space="preserve">its conceptual simplicity and ease </w:t>
      </w:r>
      <w:r w:rsidR="000B2B2F">
        <w:t xml:space="preserve">of </w:t>
      </w:r>
      <w:r w:rsidR="00AD23E4">
        <w:t>implementation</w:t>
      </w:r>
      <w:ins w:id="120" w:author="Mathieu Boudreau" w:date="2017-10-18T16:51:00Z">
        <w:r w:rsidR="00CC2437">
          <w:t xml:space="preserve"> </w:t>
        </w:r>
      </w:ins>
      <w:ins w:id="121" w:author="Mathieu Boudreau" w:date="2017-10-18T17:04:00Z">
        <w:r w:rsidR="00245B5F">
          <w:t>for this case</w:t>
        </w:r>
      </w:ins>
      <w:del w:id="122" w:author="Mathieu Boudreau" w:date="2017-10-18T16:51:00Z">
        <w:r w:rsidR="001540EF" w:rsidDel="00CC2437">
          <w:delText xml:space="preserve">, </w:delText>
        </w:r>
        <w:r w:rsidR="004532EF" w:rsidDel="00CC2437">
          <w:delText>and</w:delText>
        </w:r>
        <w:r w:rsidR="001540EF" w:rsidDel="00CC2437">
          <w:delText xml:space="preserve"> could be easily adapted to optimized for other (or additional) auxiliary measurement, such as B</w:delText>
        </w:r>
        <w:r w:rsidR="001540EF" w:rsidDel="00CC2437">
          <w:rPr>
            <w:vertAlign w:val="subscript"/>
          </w:rPr>
          <w:delText>0</w:delText>
        </w:r>
        <w:r w:rsidR="001540EF" w:rsidDel="00CC2437">
          <w:delText xml:space="preserve"> and T</w:delText>
        </w:r>
        <w:r w:rsidR="001540EF" w:rsidDel="00CC2437">
          <w:rPr>
            <w:vertAlign w:val="subscript"/>
          </w:rPr>
          <w:delText>1</w:delText>
        </w:r>
      </w:del>
      <w:r w:rsidR="00906638">
        <w:t>.</w:t>
      </w:r>
      <w:r w:rsidR="001C283A">
        <w:t xml:space="preserve"> Nonetheless, </w:t>
      </w:r>
      <w:r w:rsidR="00906638">
        <w:t>a</w:t>
      </w:r>
      <w:r w:rsidR="001C283A">
        <w:t xml:space="preserve"> formal propagation of error analysis </w:t>
      </w:r>
      <w:r w:rsidR="004532EF">
        <w:t xml:space="preserve">would likely be a good choice </w:t>
      </w:r>
      <w:ins w:id="123" w:author="Mathieu Boudreau" w:date="2017-10-18T16:51:00Z">
        <w:r w:rsidR="00CC2437">
          <w:t xml:space="preserve">moving forward </w:t>
        </w:r>
      </w:ins>
      <w:r w:rsidR="001C283A">
        <w:t xml:space="preserve">to compare the sensitivity to errors in constraints between different </w:t>
      </w:r>
      <w:proofErr w:type="spellStart"/>
      <w:r w:rsidR="001C283A">
        <w:t>qMT</w:t>
      </w:r>
      <w:proofErr w:type="spellEnd"/>
      <w:r w:rsidR="001C283A">
        <w:t xml:space="preserve"> </w:t>
      </w:r>
      <w:r w:rsidR="001540EF">
        <w:t xml:space="preserve">fitting </w:t>
      </w:r>
      <w:r w:rsidR="001C283A">
        <w:t>models</w:t>
      </w:r>
      <w:ins w:id="124" w:author="Mathieu Boudreau" w:date="2017-10-18T16:52:00Z">
        <w:r w:rsidR="00CC2437">
          <w:t xml:space="preserve">, </w:t>
        </w:r>
      </w:ins>
      <w:del w:id="125" w:author="Mathieu Boudreau" w:date="2017-10-18T16:52:00Z">
        <w:r w:rsidR="00AD23E4" w:rsidDel="00CC2437">
          <w:delText xml:space="preserve"> </w:delText>
        </w:r>
        <w:r w:rsidR="004532EF" w:rsidDel="00CC2437">
          <w:delText>(</w:delText>
        </w:r>
      </w:del>
      <w:r w:rsidR="00AD23E4">
        <w:t>as discussed above</w:t>
      </w:r>
      <w:del w:id="126" w:author="Mathieu Boudreau" w:date="2017-10-18T16:52:00Z">
        <w:r w:rsidR="004532EF" w:rsidDel="00CC2437">
          <w:delText>)</w:delText>
        </w:r>
        <w:r w:rsidR="001C283A" w:rsidDel="00CC2437">
          <w:delText>, and should be explored in future work</w:delText>
        </w:r>
      </w:del>
      <w:r w:rsidR="001C283A">
        <w:t>.</w:t>
      </w:r>
    </w:p>
    <w:p w14:paraId="0893D7EE" w14:textId="4411CA48" w:rsidR="00556649" w:rsidRDefault="00D3018F" w:rsidP="00F377D6">
      <w:r>
        <w:t>S</w:t>
      </w:r>
      <w:r w:rsidR="001070C8">
        <w:t>everal limitations</w:t>
      </w:r>
      <w:r>
        <w:t xml:space="preserve"> </w:t>
      </w:r>
      <w:r w:rsidR="00E46AE5">
        <w:t>should</w:t>
      </w:r>
      <w:r>
        <w:t xml:space="preserve"> be considered when interpreting this work</w:t>
      </w:r>
      <w:r w:rsidR="001070C8">
        <w:t>.</w:t>
      </w:r>
      <w:r w:rsidR="0067594D">
        <w:t xml:space="preserve"> </w:t>
      </w:r>
      <w:r>
        <w:t>An iterative optimization approach was chosen to estimate optimal acquisition protocol</w:t>
      </w:r>
      <w:r w:rsidR="009D7FEC">
        <w:t>s</w:t>
      </w:r>
      <w:r>
        <w:t xml:space="preserve"> from a larger initial search space</w:t>
      </w:r>
      <w:r w:rsidR="00E46AE5">
        <w:t>, however this approach</w:t>
      </w:r>
      <w:r>
        <w:t xml:space="preserve"> </w:t>
      </w:r>
      <w:r w:rsidR="00E46AE5">
        <w:t>is not guaranteed</w:t>
      </w:r>
      <w:r w:rsidR="00013FF8">
        <w:t xml:space="preserve"> to result in the global minima </w:t>
      </w:r>
      <w:r w:rsidR="009D7FEC">
        <w:t>of the</w:t>
      </w:r>
      <w:r w:rsidR="00013FF8">
        <w:t xml:space="preserve"> optimization condition</w:t>
      </w:r>
      <w:r>
        <w:t xml:space="preserve">. </w:t>
      </w:r>
      <w:r w:rsidR="00654E20">
        <w:t>Global optimization using</w:t>
      </w:r>
      <w:r w:rsidR="00013FF8">
        <w:t xml:space="preserve"> s</w:t>
      </w:r>
      <w:r>
        <w:t>imulated annealing</w:t>
      </w:r>
      <w:r w:rsidR="00654E20">
        <w:t xml:space="preserve"> </w:t>
      </w:r>
      <w:r w:rsidR="00654E20">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654E20">
        <w:fldChar w:fldCharType="separate"/>
      </w:r>
      <w:r w:rsidR="00070151">
        <w:rPr>
          <w:noProof/>
        </w:rPr>
        <w:t>(</w:t>
      </w:r>
      <w:hyperlink w:anchor="_ENREF_1_19" w:tooltip="Cercignani, 2006 #3570" w:history="1">
        <w:r w:rsidR="000529E1">
          <w:rPr>
            <w:noProof/>
          </w:rPr>
          <w:t>19</w:t>
        </w:r>
      </w:hyperlink>
      <w:r w:rsidR="00070151">
        <w:rPr>
          <w:noProof/>
        </w:rPr>
        <w:t>)</w:t>
      </w:r>
      <w:r w:rsidR="00654E20">
        <w:fldChar w:fldCharType="end"/>
      </w:r>
      <w:r w:rsidR="00013FF8">
        <w:t xml:space="preserve"> could</w:t>
      </w:r>
      <w:r w:rsidR="00654E20">
        <w:t xml:space="preserve"> </w:t>
      </w:r>
      <w:r w:rsidR="00E46AE5">
        <w:t>have been another</w:t>
      </w:r>
      <w:r w:rsidR="00654E20">
        <w:t xml:space="preserve"> </w:t>
      </w:r>
      <w:r w:rsidR="00E46AE5">
        <w:t>valid approach to optimize our</w:t>
      </w:r>
      <w:r w:rsidR="00654E20">
        <w:t xml:space="preserve"> </w:t>
      </w:r>
      <w:proofErr w:type="spellStart"/>
      <w:r w:rsidR="00E46AE5">
        <w:t>qMT</w:t>
      </w:r>
      <w:proofErr w:type="spellEnd"/>
      <w:r w:rsidR="00654E20">
        <w:t xml:space="preserve"> </w:t>
      </w:r>
      <w:r w:rsidR="009D7FEC">
        <w:t>protocol</w:t>
      </w:r>
      <w:r w:rsidR="00654E20">
        <w:t xml:space="preserve"> using Eq. 5</w:t>
      </w:r>
      <w:r>
        <w:t xml:space="preserve">. However, iterative </w:t>
      </w:r>
      <w:r w:rsidR="006E51D4">
        <w:t xml:space="preserve">optimization </w:t>
      </w:r>
      <w:r>
        <w:t>approach</w:t>
      </w:r>
      <w:r w:rsidR="006E51D4">
        <w:t>es benefit from an ease</w:t>
      </w:r>
      <w:r w:rsidR="000B2B2F">
        <w:t xml:space="preserve"> of</w:t>
      </w:r>
      <w:r w:rsidR="006E51D4">
        <w:t xml:space="preserve"> implementation</w:t>
      </w:r>
      <w:r w:rsidR="009D7FEC">
        <w:t>, rapid computation, and</w:t>
      </w:r>
      <w:r w:rsidR="006E51D4">
        <w:t xml:space="preserve"> the flexibility to choose the number of measurements </w:t>
      </w:r>
      <w:r w:rsidR="009D7FEC">
        <w:t>in the protocol</w:t>
      </w:r>
      <w:r w:rsidR="006E51D4">
        <w:t xml:space="preserve"> aft</w:t>
      </w:r>
      <w:r w:rsidR="009D7FEC">
        <w:t xml:space="preserve">er the optimization is complete. </w:t>
      </w:r>
      <w:r w:rsidR="004B511B">
        <w:t xml:space="preserve">In contrast, </w:t>
      </w:r>
      <w:r w:rsidR="009D7FEC">
        <w:t>s</w:t>
      </w:r>
      <w:r w:rsidR="006E51D4">
        <w:t>imulated annealing approach</w:t>
      </w:r>
      <w:r w:rsidR="004B511B">
        <w:t>es optimize</w:t>
      </w:r>
      <w:r w:rsidR="006E51D4">
        <w:t xml:space="preserve"> for a</w:t>
      </w:r>
      <w:r w:rsidR="00E61621">
        <w:t xml:space="preserve"> fixed</w:t>
      </w:r>
      <w:r w:rsidR="006E51D4">
        <w:t xml:space="preserve"> pre-determined number of </w:t>
      </w:r>
      <w:r w:rsidR="004B511B">
        <w:t>protocol points</w:t>
      </w:r>
      <w:r w:rsidR="006E51D4">
        <w:t xml:space="preserve">. </w:t>
      </w:r>
      <w:commentRangeStart w:id="127"/>
      <w:r w:rsidR="00A05C05">
        <w:t xml:space="preserve">We </w:t>
      </w:r>
      <w:r w:rsidR="009D7FEC">
        <w:t xml:space="preserve">also </w:t>
      </w:r>
      <w:r w:rsidR="00A05C05">
        <w:t xml:space="preserve">opted for Monte Carlo simulations </w:t>
      </w:r>
      <w:r w:rsidR="009D17FB">
        <w:t>instead</w:t>
      </w:r>
      <w:r w:rsidR="00A05C05">
        <w:t xml:space="preserve"> of an in vivo study to validate the regularized approach to B</w:t>
      </w:r>
      <w:r w:rsidR="00A05C05">
        <w:rPr>
          <w:vertAlign w:val="subscript"/>
        </w:rPr>
        <w:t>1</w:t>
      </w:r>
      <w:r w:rsidR="00A05C05">
        <w:t xml:space="preserve">-sensitivity protocol optimization. This </w:t>
      </w:r>
      <w:r w:rsidR="009D17FB">
        <w:t>gave us the flexibility</w:t>
      </w:r>
      <w:r w:rsidR="00A05C05">
        <w:t xml:space="preserve"> </w:t>
      </w:r>
      <w:r w:rsidR="009D17FB">
        <w:t>to accurately know and control</w:t>
      </w:r>
      <w:r w:rsidR="00A05C05">
        <w:t xml:space="preserve"> the system conditions (e.g. tissue values, B</w:t>
      </w:r>
      <w:r w:rsidR="00A05C05">
        <w:rPr>
          <w:vertAlign w:val="subscript"/>
        </w:rPr>
        <w:t>1</w:t>
      </w:r>
      <w:r w:rsidR="00A05C05">
        <w:t xml:space="preserve"> error values, and noise level). In vivo evidence of the benefits of </w:t>
      </w:r>
      <w:proofErr w:type="spellStart"/>
      <w:r w:rsidR="00A05C05">
        <w:t>qMT</w:t>
      </w:r>
      <w:proofErr w:type="spellEnd"/>
      <w:r w:rsidR="00A05C05">
        <w:t xml:space="preserve"> protocol optimization using CRLB has already been reported in several studies </w:t>
      </w:r>
      <w:r w:rsidR="00A05C05">
        <w:fldChar w:fldCharType="begin">
          <w:fldData xml:space="preserve">PEVuZE5vdGU+PENpdGU+PEF1dGhvcj5DZXJjaWduYW5pPC9BdXRob3I+PFllYXI+MjAwNjwvWWVh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</w:fldData>
        </w:fldChar>
      </w:r>
      <w:r w:rsidR="00504B6E">
        <w:instrText xml:space="preserve"> </w:instrText>
      </w:r>
      <w:r w:rsidR="00410A7E">
        <w:instrText>ADDIN</w:instrText>
      </w:r>
      <w:r w:rsidR="00504B6E">
        <w:instrText xml:space="preserve"> EN.CITE </w:instrText>
      </w:r>
      <w:r w:rsidR="00504B6E">
        <w:fldChar w:fldCharType="begin">
          <w:fldData xml:space="preserve">PEVuZE5vdGU+PENpdGU+PEF1dGhvcj5DZXJjaWduYW5pPC9BdXRob3I+PFllYXI+MjAwNjwvWWVh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</w:fldData>
        </w:fldChar>
      </w:r>
      <w:r w:rsidR="00504B6E">
        <w:instrText xml:space="preserve"> </w:instrText>
      </w:r>
      <w:r w:rsidR="00410A7E">
        <w:instrText>ADDIN</w:instrText>
      </w:r>
      <w:r w:rsidR="00504B6E">
        <w:instrText xml:space="preserve"> EN.CITE.DATA </w:instrText>
      </w:r>
      <w:r w:rsidR="00504B6E">
        <w:fldChar w:fldCharType="end"/>
      </w:r>
      <w:r w:rsidR="00A05C05">
        <w:fldChar w:fldCharType="separate"/>
      </w:r>
      <w:r w:rsidR="00504B6E">
        <w:rPr>
          <w:noProof/>
        </w:rPr>
        <w:t>(</w:t>
      </w:r>
      <w:hyperlink w:anchor="_ENREF_1_17" w:tooltip="Levesque, 2011 #2822" w:history="1">
        <w:r w:rsidR="000529E1">
          <w:rPr>
            <w:noProof/>
          </w:rPr>
          <w:t>17</w:t>
        </w:r>
      </w:hyperlink>
      <w:r w:rsidR="00504B6E">
        <w:rPr>
          <w:noProof/>
        </w:rPr>
        <w:t>,</w:t>
      </w:r>
      <w:hyperlink w:anchor="_ENREF_1_19" w:tooltip="Cercignani, 2006 #3570" w:history="1">
        <w:r w:rsidR="000529E1">
          <w:rPr>
            <w:noProof/>
          </w:rPr>
          <w:t>19</w:t>
        </w:r>
      </w:hyperlink>
      <w:r w:rsidR="00504B6E">
        <w:rPr>
          <w:noProof/>
        </w:rPr>
        <w:t>,</w:t>
      </w:r>
      <w:hyperlink w:anchor="_ENREF_1_20" w:tooltip="Battiston, 2017 #8257" w:history="1">
        <w:r w:rsidR="000529E1">
          <w:rPr>
            <w:noProof/>
          </w:rPr>
          <w:t>20</w:t>
        </w:r>
      </w:hyperlink>
      <w:r w:rsidR="00504B6E">
        <w:rPr>
          <w:noProof/>
        </w:rPr>
        <w:t>)</w:t>
      </w:r>
      <w:r w:rsidR="00A05C05">
        <w:fldChar w:fldCharType="end"/>
      </w:r>
      <w:r w:rsidR="005164E4">
        <w:t>.</w:t>
      </w:r>
      <w:r w:rsidR="00A05C05">
        <w:t xml:space="preserve"> </w:t>
      </w:r>
      <w:r w:rsidR="005164E4">
        <w:t xml:space="preserve">In addition, </w:t>
      </w:r>
      <w:proofErr w:type="spellStart"/>
      <w:r w:rsidR="005510F8">
        <w:t>Eqs</w:t>
      </w:r>
      <w:proofErr w:type="spellEnd"/>
      <w:r w:rsidR="005510F8">
        <w:t xml:space="preserve">. 1 and 2 </w:t>
      </w:r>
      <w:r w:rsidR="005164E4">
        <w:t>(used to establish the regularization term)</w:t>
      </w:r>
      <w:r w:rsidR="00535853">
        <w:t xml:space="preserve"> </w:t>
      </w:r>
      <w:r w:rsidR="005510F8">
        <w:t xml:space="preserve">were developed </w:t>
      </w:r>
      <w:r w:rsidR="00535853">
        <w:t>from</w:t>
      </w:r>
      <w:r w:rsidR="005510F8">
        <w:t xml:space="preserve"> a recent comprehensive B</w:t>
      </w:r>
      <w:r w:rsidR="005510F8">
        <w:rPr>
          <w:vertAlign w:val="subscript"/>
        </w:rPr>
        <w:t>1</w:t>
      </w:r>
      <w:r w:rsidR="005510F8">
        <w:t xml:space="preserve">-sensitivity analysis of </w:t>
      </w:r>
      <w:proofErr w:type="spellStart"/>
      <w:r w:rsidR="005510F8">
        <w:t>qMT</w:t>
      </w:r>
      <w:proofErr w:type="spellEnd"/>
      <w:r w:rsidR="005510F8">
        <w:t xml:space="preserve"> study </w:t>
      </w:r>
      <w:r w:rsidR="005510F8">
        <w:fldChar w:fldCharType="begin"/>
      </w:r>
      <w:r w:rsidR="00876B92">
        <w:instrText xml:space="preserve"> </w:instrText>
      </w:r>
      <w:r w:rsidR="00410A7E">
        <w:instrText>ADDIN</w:instrText>
      </w:r>
      <w:r w:rsidR="00876B92">
        <w:instrText xml:space="preserve"> EN.CITE &lt;EndNote&gt;&lt;Cite&gt;&lt;Author&gt;Boudreau&lt;/Author&gt;&lt;Year&gt;2017&lt;/Year&gt;&lt;RecNum&gt;8255&lt;/RecNum&gt;&lt;DisplayText&gt;(23)&lt;/DisplayText&gt;&lt;record&gt;&lt;rec-number&gt;8255&lt;/rec-number&gt;&lt;foreign-keys&gt;&lt;key app="EN" db-id="wsx2zxvfv2f923ezt58xsvan9zzwpdv5vewx" timestamp="1505236441"&gt;8255&lt;/key&gt;&lt;/foreign-keys&gt;&lt;ref-type name="Journal Article"&gt;17&lt;/ref-type&gt;&lt;contributors&gt;&lt;authors&gt;&lt;author&gt;Boudreau, M.&lt;/author&gt;&lt;author&gt;Stikov, N.&lt;/author&gt;&lt;author&gt;Pike, G. B.&lt;/author&gt;&lt;/authors&gt;&lt;/contributors&gt;&lt;auth-address&gt;McConnell Brain Imaging Centre, Montreal Neurological Institute, McGill University, Montreal, Quebec, Canada.&amp;#xD;Departement du Genie Biomedical, Ecole Polytechnique de Montreal, Montreal, Quebec, Canada.&amp;#xD;Montreal Heart Institute, Montreal, Quebec, Canada.&amp;#xD;Hotchkiss Brain Institute and Department of Radiology, University of Calgary, Calgary, Alberta, Canada.&lt;/auth-address&gt;&lt;titles&gt;&lt;title&gt;B1 -sensitivity analysis of quantitative magnetization transfer imaging&lt;/title&gt;&lt;secondary-title&gt;Magn Reson Med&lt;/secondary-title&gt;&lt;/titles&gt;&lt;periodical&gt;&lt;full-title&gt;Magnetic Resonance in Medicine&lt;/full-title&gt;&lt;abbr-1&gt;Magn. Reson. Med.&lt;/abbr-1&gt;&lt;abbr-2&gt;Magn Reson Med&lt;/abbr-2&gt;&lt;/periodical&gt;&lt;keywords&gt;&lt;keyword&gt;B1 mapping&lt;/keyword&gt;&lt;keyword&gt;T1 mapping&lt;/keyword&gt;&lt;keyword&gt;quantitative magnetization transfer&lt;/keyword&gt;&lt;keyword&gt;sensitivity analysis&lt;/keyword&gt;&lt;/keywords&gt;&lt;dates&gt;&lt;year&gt;2017&lt;/year&gt;&lt;pub-dates&gt;&lt;date&gt;Mar 27&lt;/date&gt;&lt;/pub-dates&gt;&lt;/dates&gt;&lt;isbn&gt;1522-2594 (Electronic)&amp;#xD;0740-3194 (Linking)&lt;/isbn&gt;&lt;accession-num&gt;28349596&lt;/accession-num&gt;&lt;urls&gt;&lt;related-urls&gt;&lt;url&gt;https://www.ncbi.nlm.nih.gov/pubmed/28349596&lt;/url&gt;&lt;/related-urls&gt;&lt;/urls&gt;&lt;electronic-resource-num&gt;10.1002/mrm.26673&lt;/electronic-resource-num&gt;&lt;/record&gt;&lt;/Cite&gt;&lt;/EndNote&gt;</w:instrText>
      </w:r>
      <w:r w:rsidR="005510F8">
        <w:fldChar w:fldCharType="separate"/>
      </w:r>
      <w:r w:rsidR="00876B92">
        <w:rPr>
          <w:noProof/>
        </w:rPr>
        <w:t>(</w:t>
      </w:r>
      <w:hyperlink w:anchor="_ENREF_1_23" w:tooltip="Boudreau, 2017 #8255" w:history="1">
        <w:r w:rsidR="000529E1">
          <w:rPr>
            <w:noProof/>
          </w:rPr>
          <w:t>23</w:t>
        </w:r>
      </w:hyperlink>
      <w:r w:rsidR="00876B92">
        <w:rPr>
          <w:noProof/>
        </w:rPr>
        <w:t>)</w:t>
      </w:r>
      <w:r w:rsidR="005510F8">
        <w:fldChar w:fldCharType="end"/>
      </w:r>
      <w:r w:rsidR="005510F8">
        <w:t xml:space="preserve"> that compared </w:t>
      </w:r>
      <w:r w:rsidR="00535853">
        <w:t xml:space="preserve">and validated </w:t>
      </w:r>
      <w:r w:rsidR="005510F8">
        <w:t>simulation</w:t>
      </w:r>
      <w:r w:rsidR="009D7FEC">
        <w:t>s</w:t>
      </w:r>
      <w:r w:rsidR="005510F8">
        <w:t xml:space="preserve"> with in vivo measurements of F in the absence of B</w:t>
      </w:r>
      <w:r w:rsidR="005510F8">
        <w:rPr>
          <w:vertAlign w:val="subscript"/>
        </w:rPr>
        <w:t>1</w:t>
      </w:r>
      <w:r w:rsidR="005510F8">
        <w:t xml:space="preserve"> maps</w:t>
      </w:r>
      <w:r w:rsidR="009D7FEC">
        <w:t xml:space="preserve"> (for a uniform protocol)</w:t>
      </w:r>
      <w:r w:rsidR="00A05C05">
        <w:t>.</w:t>
      </w:r>
      <w:r w:rsidR="00E61621">
        <w:t xml:space="preserve"> </w:t>
      </w:r>
      <w:commentRangeEnd w:id="127"/>
      <w:r w:rsidR="006E13E5">
        <w:rPr>
          <w:rStyle w:val="Marquedecommentaire"/>
        </w:rPr>
        <w:commentReference w:id="127"/>
      </w:r>
      <w:r w:rsidR="00E61621">
        <w:t xml:space="preserve">Lastly, the optimization algorithm investigated here only considered a single tissue type (WM) during the protocol </w:t>
      </w:r>
      <w:r w:rsidR="009D7FEC">
        <w:t>optimization procedure</w:t>
      </w:r>
      <w:r w:rsidR="00E61621">
        <w:t xml:space="preserve">. Although the resulting protocol was also </w:t>
      </w:r>
      <w:r w:rsidR="00DB666B">
        <w:t>evaluated for another tissue type in the Monte Carlo simulations (GM)</w:t>
      </w:r>
      <w:r w:rsidR="00F14C62">
        <w:t xml:space="preserve"> and both were restricted to errors below 1%</w:t>
      </w:r>
      <w:r w:rsidR="00DB666B">
        <w:t xml:space="preserve">, </w:t>
      </w:r>
      <w:r w:rsidR="00F14C62">
        <w:t xml:space="preserve">even though </w:t>
      </w:r>
      <w:r w:rsidR="00DB666B">
        <w:t>the B</w:t>
      </w:r>
      <w:r w:rsidR="00DB666B">
        <w:rPr>
          <w:vertAlign w:val="subscript"/>
        </w:rPr>
        <w:t>1</w:t>
      </w:r>
      <w:r w:rsidR="00DB666B">
        <w:t xml:space="preserve">-sensitivity of F </w:t>
      </w:r>
      <w:r w:rsidR="009D7FEC">
        <w:t xml:space="preserve">in GM </w:t>
      </w:r>
      <w:r w:rsidR="00F14C62">
        <w:t>varied more than for WM.</w:t>
      </w:r>
      <w:r w:rsidR="00DB666B">
        <w:t xml:space="preserve"> If desired, the optimization condition (Eq. 5) could be adapted to consider multiple tissue types in a </w:t>
      </w:r>
      <w:r w:rsidR="00F14C62">
        <w:t xml:space="preserve">similar </w:t>
      </w:r>
      <w:r w:rsidR="00DB666B">
        <w:t xml:space="preserve">manner </w:t>
      </w:r>
      <w:r w:rsidR="00F14C62">
        <w:t xml:space="preserve">as </w:t>
      </w:r>
      <w:r w:rsidR="00DB666B">
        <w:t xml:space="preserve">proposed by </w:t>
      </w:r>
      <w:proofErr w:type="spellStart"/>
      <w:r w:rsidR="00DB666B">
        <w:t>Cercignani</w:t>
      </w:r>
      <w:proofErr w:type="spellEnd"/>
      <w:r w:rsidR="00DB666B">
        <w:t xml:space="preserve"> et al </w:t>
      </w:r>
      <w:r w:rsidR="00DB666B">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DB666B">
        <w:fldChar w:fldCharType="separate"/>
      </w:r>
      <w:r w:rsidR="00070151">
        <w:rPr>
          <w:noProof/>
        </w:rPr>
        <w:t>(</w:t>
      </w:r>
      <w:hyperlink w:anchor="_ENREF_1_19" w:tooltip="Cercignani, 2006 #3570" w:history="1">
        <w:r w:rsidR="000529E1">
          <w:rPr>
            <w:noProof/>
          </w:rPr>
          <w:t>19</w:t>
        </w:r>
      </w:hyperlink>
      <w:r w:rsidR="00070151">
        <w:rPr>
          <w:noProof/>
        </w:rPr>
        <w:t>)</w:t>
      </w:r>
      <w:r w:rsidR="00DB666B">
        <w:fldChar w:fldCharType="end"/>
      </w:r>
      <w:r w:rsidR="00DB666B">
        <w:t>, by</w:t>
      </w:r>
      <w:r w:rsidR="00ED2D96">
        <w:t xml:space="preserve"> instead</w:t>
      </w:r>
      <w:r w:rsidR="00DB666B">
        <w:t xml:space="preserve"> minimizing for the tissue which results in the maximum value of Eq. 5</w:t>
      </w:r>
      <w:r w:rsidR="000359C2">
        <w:t xml:space="preserve"> at each iteration</w:t>
      </w:r>
      <w:r w:rsidR="00DB666B">
        <w:t>.</w:t>
      </w:r>
    </w:p>
    <w:p w14:paraId="2ACF88AC" w14:textId="447A6C33" w:rsidR="00F377D6" w:rsidRPr="00681BBB" w:rsidRDefault="00BA3521" w:rsidP="00F377D6">
      <w:r>
        <w:t>Overall, this work presents a</w:t>
      </w:r>
      <w:r w:rsidR="00C6059E">
        <w:t xml:space="preserve"> framework for designing</w:t>
      </w:r>
      <w:r>
        <w:t xml:space="preserve"> </w:t>
      </w:r>
      <w:proofErr w:type="spellStart"/>
      <w:r>
        <w:t>qMT</w:t>
      </w:r>
      <w:proofErr w:type="spellEnd"/>
      <w:r>
        <w:t xml:space="preserve"> </w:t>
      </w:r>
      <w:del w:id="128" w:author="Mathieu Boudreau" w:date="2017-10-18T17:04:00Z">
        <w:r w:rsidR="001C6504" w:rsidDel="003143AB">
          <w:delText>experiments</w:delText>
        </w:r>
        <w:r w:rsidR="00C6059E" w:rsidDel="003143AB">
          <w:delText xml:space="preserve"> </w:delText>
        </w:r>
      </w:del>
      <w:ins w:id="129" w:author="Mathieu Boudreau" w:date="2017-10-18T17:04:00Z">
        <w:r w:rsidR="003143AB">
          <w:t>acquisition protocols</w:t>
        </w:r>
        <w:r w:rsidR="003143AB">
          <w:t xml:space="preserve"> </w:t>
        </w:r>
      </w:ins>
      <w:r w:rsidR="00C6059E">
        <w:t>optimized</w:t>
      </w:r>
      <w:r>
        <w:t xml:space="preserve"> for ro</w:t>
      </w:r>
      <w:r w:rsidR="00D23AC7">
        <w:t>bustness against inaccuracies of</w:t>
      </w:r>
      <w:r>
        <w:t xml:space="preserve"> auxiliary measurements (e.g. B</w:t>
      </w:r>
      <w:r>
        <w:rPr>
          <w:vertAlign w:val="subscript"/>
        </w:rPr>
        <w:t>1</w:t>
      </w:r>
      <w:r>
        <w:t xml:space="preserve">) by regularizing the </w:t>
      </w:r>
      <w:proofErr w:type="spellStart"/>
      <w:r>
        <w:t>Cramér</w:t>
      </w:r>
      <w:proofErr w:type="spellEnd"/>
      <w:r>
        <w:t xml:space="preserve">-Rao lower bound with </w:t>
      </w:r>
      <w:r w:rsidR="001C6504">
        <w:t>fitting parameter-</w:t>
      </w:r>
      <w:r>
        <w:t>sensitivity information.</w:t>
      </w:r>
      <w:r w:rsidR="00E36DED">
        <w:t xml:space="preserve"> We demonstrated this methodology by optimizing a </w:t>
      </w:r>
      <w:proofErr w:type="spellStart"/>
      <w:r w:rsidR="00E36DED">
        <w:t>qMT</w:t>
      </w:r>
      <w:proofErr w:type="spellEnd"/>
      <w:r w:rsidR="00E36DED">
        <w:t xml:space="preserve"> protocol for</w:t>
      </w:r>
      <w:r w:rsidR="00C6059E">
        <w:t xml:space="preserve"> robustness of the</w:t>
      </w:r>
      <w:r w:rsidR="00E36DED">
        <w:t xml:space="preserve"> pool-size ratio</w:t>
      </w:r>
      <w:r w:rsidR="001C6504">
        <w:t xml:space="preserve"> (F)</w:t>
      </w:r>
      <w:r w:rsidR="00E36DED">
        <w:t xml:space="preserve"> against B</w:t>
      </w:r>
      <w:r w:rsidR="00E36DED">
        <w:rPr>
          <w:vertAlign w:val="subscript"/>
        </w:rPr>
        <w:t>1</w:t>
      </w:r>
      <w:r w:rsidR="00E36DED">
        <w:t xml:space="preserve">-inaccuracies, and </w:t>
      </w:r>
      <w:r w:rsidR="00C6059E">
        <w:t>studied</w:t>
      </w:r>
      <w:r w:rsidR="00E36DED">
        <w:t xml:space="preserve"> </w:t>
      </w:r>
      <w:del w:id="130" w:author="Mathieu Boudreau" w:date="2017-10-18T16:47:00Z">
        <w:r w:rsidR="00E36DED" w:rsidDel="00CC2437">
          <w:delText xml:space="preserve">the </w:delText>
        </w:r>
      </w:del>
      <w:ins w:id="131" w:author="Mathieu Boudreau" w:date="2017-10-18T16:47:00Z">
        <w:r w:rsidR="00CC2437">
          <w:t>simulations using this</w:t>
        </w:r>
        <w:r w:rsidR="00CC2437">
          <w:t xml:space="preserve"> </w:t>
        </w:r>
      </w:ins>
      <w:r w:rsidR="00E36DED">
        <w:t xml:space="preserve">protocol for a </w:t>
      </w:r>
      <w:r w:rsidR="001C6504">
        <w:t xml:space="preserve">wide </w:t>
      </w:r>
      <w:r w:rsidR="00E36DED">
        <w:t>range of signal-to-noise ratios, B</w:t>
      </w:r>
      <w:r w:rsidR="00E36DED">
        <w:rPr>
          <w:vertAlign w:val="subscript"/>
        </w:rPr>
        <w:t>1</w:t>
      </w:r>
      <w:r w:rsidR="00E36DED">
        <w:t>-inaccuracies, and tissue types.</w:t>
      </w:r>
      <w:r>
        <w:t xml:space="preserve"> </w:t>
      </w:r>
      <w:r w:rsidR="00F377D6">
        <w:t>These finding</w:t>
      </w:r>
      <w:r w:rsidR="00E36DED">
        <w:t>s</w:t>
      </w:r>
      <w:r w:rsidR="00F377D6">
        <w:t xml:space="preserve"> imply that </w:t>
      </w:r>
      <w:r w:rsidR="00DC52DA">
        <w:t>B</w:t>
      </w:r>
      <w:r w:rsidR="00DC52DA">
        <w:rPr>
          <w:vertAlign w:val="subscript"/>
        </w:rPr>
        <w:t>1</w:t>
      </w:r>
      <w:r w:rsidR="00DC52DA">
        <w:t xml:space="preserve"> </w:t>
      </w:r>
      <w:r w:rsidR="00E36DED">
        <w:t xml:space="preserve">mapping </w:t>
      </w:r>
      <w:del w:id="132" w:author="Mathieu Boudreau" w:date="2017-10-18T17:04:00Z">
        <w:r w:rsidR="00DC52DA" w:rsidDel="00EF2624">
          <w:delText>could</w:delText>
        </w:r>
        <w:r w:rsidR="00E36DED" w:rsidDel="00EF2624">
          <w:delText xml:space="preserve"> </w:delText>
        </w:r>
        <w:r w:rsidR="00C6059E" w:rsidDel="00EF2624">
          <w:delText>even</w:delText>
        </w:r>
        <w:r w:rsidR="00E36DED" w:rsidDel="00EF2624">
          <w:delText xml:space="preserve"> be</w:delText>
        </w:r>
      </w:del>
      <w:ins w:id="133" w:author="Mathieu Boudreau" w:date="2017-10-18T17:04:00Z">
        <w:r w:rsidR="00EF2624">
          <w:t>possibly be</w:t>
        </w:r>
      </w:ins>
      <w:r w:rsidR="00E36DED">
        <w:t xml:space="preserve"> omitted from such a</w:t>
      </w:r>
      <w:r w:rsidR="00DC52DA">
        <w:t xml:space="preserve"> </w:t>
      </w:r>
      <w:proofErr w:type="spellStart"/>
      <w:r w:rsidR="00DC52DA">
        <w:t>qMT</w:t>
      </w:r>
      <w:proofErr w:type="spellEnd"/>
      <w:r w:rsidR="00DC52DA">
        <w:t xml:space="preserve"> optimized acquisition protocol</w:t>
      </w:r>
      <w:r w:rsidR="00C6059E">
        <w:t xml:space="preserve"> </w:t>
      </w:r>
      <w:del w:id="134" w:author="Mathieu Boudreau" w:date="2017-10-18T16:47:00Z">
        <w:r w:rsidR="00C6059E" w:rsidDel="00CC2437">
          <w:delText>without</w:delText>
        </w:r>
        <w:r w:rsidR="00D3018F" w:rsidDel="00CC2437">
          <w:delText xml:space="preserve"> </w:delText>
        </w:r>
        <w:r w:rsidR="00C6059E" w:rsidDel="00CC2437">
          <w:delText>biasing</w:delText>
        </w:r>
      </w:del>
      <w:ins w:id="135" w:author="Mathieu Boudreau" w:date="2017-10-18T16:47:00Z">
        <w:r w:rsidR="00CC2437">
          <w:t>with minimal impact to</w:t>
        </w:r>
      </w:ins>
      <w:r w:rsidR="00D3018F">
        <w:t xml:space="preserve"> the</w:t>
      </w:r>
      <w:r w:rsidR="00C6059E">
        <w:t xml:space="preserve"> fitted </w:t>
      </w:r>
      <w:r w:rsidR="006F760C">
        <w:t xml:space="preserve">pool-size ratio </w:t>
      </w:r>
      <w:r w:rsidR="00DC52DA">
        <w:t xml:space="preserve">(&lt; 1% </w:t>
      </w:r>
      <w:r w:rsidR="006F760C">
        <w:t>error</w:t>
      </w:r>
      <w:r w:rsidR="00DC52DA">
        <w:t>).</w:t>
      </w:r>
      <w:r w:rsidR="00681BBB">
        <w:t xml:space="preserve"> </w:t>
      </w:r>
      <w:r w:rsidR="001C6504">
        <w:t>Potential f</w:t>
      </w:r>
      <w:r w:rsidR="00681BBB">
        <w:t>uture work may include optimizing protocols for reduced sensiti</w:t>
      </w:r>
      <w:bookmarkStart w:id="136" w:name="_GoBack"/>
      <w:bookmarkEnd w:id="136"/>
      <w:r w:rsidR="00681BBB">
        <w:t xml:space="preserve">vity of </w:t>
      </w:r>
      <w:r w:rsidR="00DD6B83">
        <w:t>other or multiple</w:t>
      </w:r>
      <w:r w:rsidR="00681BBB">
        <w:t xml:space="preserve"> auxiliary measurements, and compar</w:t>
      </w:r>
      <w:r w:rsidR="00332677">
        <w:t>e</w:t>
      </w:r>
      <w:r w:rsidR="00681BBB">
        <w:t xml:space="preserve"> </w:t>
      </w:r>
      <w:r w:rsidR="00332677">
        <w:t>this</w:t>
      </w:r>
      <w:r w:rsidR="00681BBB">
        <w:t xml:space="preserve"> optimization</w:t>
      </w:r>
      <w:r w:rsidR="00332677">
        <w:t xml:space="preserve"> between other</w:t>
      </w:r>
      <w:r w:rsidR="00681BBB">
        <w:t xml:space="preserve"> </w:t>
      </w:r>
      <w:proofErr w:type="spellStart"/>
      <w:r w:rsidR="00681BBB">
        <w:t>qMT</w:t>
      </w:r>
      <w:proofErr w:type="spellEnd"/>
      <w:r w:rsidR="00681BBB">
        <w:t xml:space="preserve"> fitting models. </w:t>
      </w:r>
      <w:r w:rsidR="00B63CD6">
        <w:t xml:space="preserve">Another interesting </w:t>
      </w:r>
      <w:r w:rsidR="00776235">
        <w:t>approach</w:t>
      </w:r>
      <w:r w:rsidR="00B63CD6">
        <w:t xml:space="preserve"> could be </w:t>
      </w:r>
      <w:r w:rsidR="00332677">
        <w:t>to combine</w:t>
      </w:r>
      <w:r w:rsidR="00B63CD6">
        <w:t xml:space="preserve"> Z-spectrum compressed sensing</w:t>
      </w:r>
      <w:r w:rsidR="000373D5">
        <w:t xml:space="preserve"> </w:t>
      </w:r>
      <w:r w:rsidR="000529E1">
        <w:fldChar w:fldCharType="begin"/>
      </w:r>
      <w:r w:rsidR="000529E1">
        <w:instrText xml:space="preserve"> </w:instrText>
      </w:r>
      <w:r w:rsidR="00410A7E">
        <w:instrText>ADDIN</w:instrText>
      </w:r>
      <w:r w:rsidR="000529E1">
        <w:instrText xml:space="preserve"> EN.CITE &lt;EndNote&gt;&lt;Cite&gt;&lt;Author&gt;Mclean&lt;/Author&gt;&lt;Year&gt;2017&lt;/Year&gt;&lt;RecNum&gt;8259&lt;/RecNum&gt;&lt;DisplayText&gt;(30)&lt;/DisplayText&gt;&lt;record&gt;&lt;rec-number&gt;8259&lt;/rec-number&gt;&lt;foreign-keys&gt;&lt;key app="EN" db-id="wsx2zxvfv2f923ezt58xsvan9zzwpdv5vewx" timestamp="1506954035"&gt;8259&lt;/key&gt;&lt;/foreign-keys&gt;&lt;ref-type name="Journal Article"&gt;17&lt;/ref-type&gt;&lt;contributors&gt;&lt;authors&gt;&lt;author&gt;Mclean, M.  &lt;/author&gt;&lt;author&gt;MacDonald, M.E.&lt;/author&gt;&lt;author&gt;Lebel, R.M.&lt;/author&gt;&lt;author&gt;Boudreau, M. &lt;/author&gt;&lt;author&gt;Pike, B.&lt;/author&gt;&lt;/authors&gt;&lt;/contributors&gt;&lt;titles&gt;&lt;title&gt;Accelerated z-Spectrum Imaging&lt;/title&gt;&lt;secondary-title&gt;In: Proceedings of the 25th Annual Meeting of ISMRM&lt;/secondary-title&gt;&lt;/titles&gt;&lt;volume&gt;25&lt;/volume&gt;&lt;dates&gt;&lt;year&gt;2017&lt;/year&gt;&lt;/dates&gt;&lt;urls&gt;&lt;/urls&gt;&lt;/record&gt;&lt;/Cite&gt;&lt;/EndNote&gt;</w:instrText>
      </w:r>
      <w:r w:rsidR="000529E1">
        <w:fldChar w:fldCharType="separate"/>
      </w:r>
      <w:r w:rsidR="000529E1">
        <w:rPr>
          <w:noProof/>
        </w:rPr>
        <w:t>(</w:t>
      </w:r>
      <w:hyperlink w:anchor="_ENREF_1_30" w:tooltip="Mclean, 2017 #8259" w:history="1">
        <w:r w:rsidR="000529E1">
          <w:rPr>
            <w:noProof/>
          </w:rPr>
          <w:t>30</w:t>
        </w:r>
      </w:hyperlink>
      <w:r w:rsidR="000529E1">
        <w:rPr>
          <w:noProof/>
        </w:rPr>
        <w:t>)</w:t>
      </w:r>
      <w:r w:rsidR="000529E1">
        <w:fldChar w:fldCharType="end"/>
      </w:r>
      <w:r w:rsidR="000529E1">
        <w:t xml:space="preserve"> </w:t>
      </w:r>
      <w:r w:rsidR="00B63CD6">
        <w:t xml:space="preserve">with this optimization </w:t>
      </w:r>
      <w:r w:rsidR="00776235">
        <w:t>technique</w:t>
      </w:r>
      <w:r w:rsidR="00B63CD6">
        <w:t xml:space="preserve">, </w:t>
      </w:r>
      <w:r w:rsidR="001218F5">
        <w:t xml:space="preserve">to </w:t>
      </w:r>
      <w:r w:rsidR="00776235">
        <w:t>maximiz</w:t>
      </w:r>
      <w:r w:rsidR="001218F5">
        <w:t>e</w:t>
      </w:r>
      <w:r w:rsidR="00B63CD6">
        <w:t xml:space="preserve"> the auxiliary measurement </w:t>
      </w:r>
      <w:r w:rsidR="00332677">
        <w:t>in</w:t>
      </w:r>
      <w:r w:rsidR="00B63CD6">
        <w:t>sensitivity</w:t>
      </w:r>
      <w:r w:rsidR="00776235">
        <w:t xml:space="preserve"> by increasing the number of measurements </w:t>
      </w:r>
      <w:r w:rsidR="00230C01">
        <w:t xml:space="preserve">while reducing the total </w:t>
      </w:r>
      <w:r w:rsidR="00452E3D">
        <w:t>acquisition time</w:t>
      </w:r>
      <w:r w:rsidR="00B63CD6">
        <w:t>.</w:t>
      </w:r>
    </w:p>
    <w:p w14:paraId="76BB05B3" w14:textId="77777777" w:rsidR="005A0E12" w:rsidRDefault="005A0E12" w:rsidP="005A0E12">
      <w:r>
        <w:br w:type="page"/>
      </w:r>
    </w:p>
    <w:p w14:paraId="7FD68E59" w14:textId="77777777" w:rsidR="00A97D0F" w:rsidRPr="00480E6C" w:rsidRDefault="00A41043" w:rsidP="001F002A">
      <w:pPr>
        <w:pStyle w:val="Titre1"/>
      </w:pPr>
      <w:r w:rsidRPr="00480E6C">
        <w:t>REFERENCES</w:t>
      </w:r>
    </w:p>
    <w:p w14:paraId="131C0274" w14:textId="77777777" w:rsidR="000529E1" w:rsidRPr="000529E1" w:rsidRDefault="00A97D0F" w:rsidP="000529E1">
      <w:pPr>
        <w:pStyle w:val="EndNoteBibliography"/>
        <w:spacing w:after="0"/>
        <w:ind w:left="720" w:hanging="720"/>
        <w:rPr>
          <w:noProof/>
        </w:rPr>
      </w:pPr>
      <w:r w:rsidRPr="00480E6C">
        <w:fldChar w:fldCharType="begin"/>
      </w:r>
      <w:r w:rsidRPr="00A65AE8">
        <w:instrText xml:space="preserve"> </w:instrText>
      </w:r>
      <w:r w:rsidR="00410A7E">
        <w:instrText>ADDIN</w:instrText>
      </w:r>
      <w:r w:rsidRPr="00A65AE8">
        <w:instrText xml:space="preserve"> EN.SECTION.REFLIST </w:instrText>
      </w:r>
      <w:r w:rsidRPr="00480E6C">
        <w:fldChar w:fldCharType="separate"/>
      </w:r>
      <w:bookmarkStart w:id="137" w:name="_ENREF_1_1"/>
      <w:r w:rsidR="000529E1" w:rsidRPr="000529E1">
        <w:rPr>
          <w:noProof/>
        </w:rPr>
        <w:t>1.</w:t>
      </w:r>
      <w:r w:rsidR="000529E1" w:rsidRPr="000529E1">
        <w:rPr>
          <w:noProof/>
        </w:rPr>
        <w:tab/>
        <w:t>Sled JG, Pike GB. Quantitative interpretation of magnetization transfer in spoiled gradient echo MRI sequences. Journal of Magnetic Resonance 2000;145(1):24-36.</w:t>
      </w:r>
      <w:bookmarkEnd w:id="137"/>
    </w:p>
    <w:p w14:paraId="46B6E6C0" w14:textId="77777777" w:rsidR="000529E1" w:rsidRPr="000529E1" w:rsidRDefault="000529E1" w:rsidP="000529E1">
      <w:pPr>
        <w:pStyle w:val="EndNoteBibliography"/>
        <w:spacing w:after="0"/>
        <w:ind w:left="720" w:hanging="720"/>
        <w:rPr>
          <w:noProof/>
        </w:rPr>
      </w:pPr>
      <w:bookmarkStart w:id="138" w:name="_ENREF_1_2"/>
      <w:r w:rsidRPr="000529E1">
        <w:rPr>
          <w:noProof/>
        </w:rPr>
        <w:t>2.</w:t>
      </w:r>
      <w:r w:rsidRPr="000529E1">
        <w:rPr>
          <w:noProof/>
        </w:rPr>
        <w:tab/>
        <w:t>Schmierer K, Tozer DJ, Scaravilli F, Altmann DR, Barker GJ, Tofts PS, Miller DH. Quantitative magnetization transfer imaging in postmortem multiple sclerosis brain. J Magn Reson Imaging 2007;26(1):41-51.</w:t>
      </w:r>
      <w:bookmarkEnd w:id="138"/>
    </w:p>
    <w:p w14:paraId="7D859A84" w14:textId="77777777" w:rsidR="000529E1" w:rsidRPr="000529E1" w:rsidRDefault="000529E1" w:rsidP="000529E1">
      <w:pPr>
        <w:pStyle w:val="EndNoteBibliography"/>
        <w:spacing w:after="0"/>
        <w:ind w:left="720" w:hanging="720"/>
        <w:rPr>
          <w:noProof/>
        </w:rPr>
      </w:pPr>
      <w:bookmarkStart w:id="139" w:name="_ENREF_1_3"/>
      <w:r w:rsidRPr="000529E1">
        <w:rPr>
          <w:noProof/>
        </w:rPr>
        <w:t>3.</w:t>
      </w:r>
      <w:r w:rsidRPr="000529E1">
        <w:rPr>
          <w:noProof/>
        </w:rPr>
        <w:tab/>
        <w:t>Schmierer K, Wheeler-Kingshott CAM, Tozer DJ, Boulby PA, Parkes HG, Yousry TA, Scaravilli F, Barker GJ, Tofts PS, Miller DH. Quantitative magnetic resonance of postmortem multiple sclerosis brain before and after fixation. Magnetic Resonance in Medicine 2008;59(2):268-277.</w:t>
      </w:r>
      <w:bookmarkEnd w:id="139"/>
    </w:p>
    <w:p w14:paraId="403F03E0" w14:textId="77777777" w:rsidR="000529E1" w:rsidRPr="000529E1" w:rsidRDefault="000529E1" w:rsidP="000529E1">
      <w:pPr>
        <w:pStyle w:val="EndNoteBibliography"/>
        <w:spacing w:after="0"/>
        <w:ind w:left="720" w:hanging="720"/>
        <w:rPr>
          <w:noProof/>
        </w:rPr>
      </w:pPr>
      <w:bookmarkStart w:id="140" w:name="_ENREF_1_4"/>
      <w:r w:rsidRPr="000529E1">
        <w:rPr>
          <w:noProof/>
        </w:rPr>
        <w:t>4.</w:t>
      </w:r>
      <w:r w:rsidRPr="000529E1">
        <w:rPr>
          <w:noProof/>
        </w:rPr>
        <w:tab/>
        <w:t>Levesque IR, Giacomini PS, Narayanan S, Ribeiro LT, Sled JG, Arnold DL, Pike GB. Quantitative magnetization transfer and myelin water imaging of the evolution of acute multiple sclerosis lesions. Magn Reson Med 2010;63(3):633-640.</w:t>
      </w:r>
      <w:bookmarkEnd w:id="140"/>
    </w:p>
    <w:p w14:paraId="1D647558" w14:textId="77777777" w:rsidR="000529E1" w:rsidRPr="000529E1" w:rsidRDefault="000529E1" w:rsidP="000529E1">
      <w:pPr>
        <w:pStyle w:val="EndNoteBibliography"/>
        <w:spacing w:after="0"/>
        <w:ind w:left="720" w:hanging="720"/>
        <w:rPr>
          <w:noProof/>
        </w:rPr>
      </w:pPr>
      <w:bookmarkStart w:id="141" w:name="_ENREF_1_5"/>
      <w:r w:rsidRPr="000529E1">
        <w:rPr>
          <w:noProof/>
        </w:rPr>
        <w:t>5.</w:t>
      </w:r>
      <w:r w:rsidRPr="000529E1">
        <w:rPr>
          <w:noProof/>
        </w:rPr>
        <w:tab/>
        <w:t>Davies GR, Tozer DJ, Cercignani M, Ramani A, Dalton CM, Thompson AJ, Barker GJ, Tofts PS, Miller DH. Estimation of the macromolecular proton fraction and bound pool T2 in multiple sclerosis. Mult Scler 2004;10(6):607-613.</w:t>
      </w:r>
      <w:bookmarkEnd w:id="141"/>
    </w:p>
    <w:p w14:paraId="199FC8BF" w14:textId="77777777" w:rsidR="000529E1" w:rsidRPr="000529E1" w:rsidRDefault="000529E1" w:rsidP="000529E1">
      <w:pPr>
        <w:pStyle w:val="EndNoteBibliography"/>
        <w:spacing w:after="0"/>
        <w:ind w:left="720" w:hanging="720"/>
        <w:rPr>
          <w:noProof/>
        </w:rPr>
      </w:pPr>
      <w:bookmarkStart w:id="142" w:name="_ENREF_1_6"/>
      <w:r w:rsidRPr="000529E1">
        <w:rPr>
          <w:noProof/>
        </w:rPr>
        <w:t>6.</w:t>
      </w:r>
      <w:r w:rsidRPr="000529E1">
        <w:rPr>
          <w:noProof/>
        </w:rPr>
        <w:tab/>
        <w:t>Turati L, Moscatelli M, Mastropietro A, Dowell NG, Zucca I, Erbetta A, Cordiglieri C, Brenna G, Bianchi B, Mantegazza R, Cercignani M, Baggi F, Minati L. In vivo quantitative magnetization transfer imaging correlates with histology during de- and remyelination in cuprizone-treated mice. NMR Biomed 2015;28(3):327-337.</w:t>
      </w:r>
      <w:bookmarkEnd w:id="142"/>
    </w:p>
    <w:p w14:paraId="05B49625" w14:textId="77777777" w:rsidR="000529E1" w:rsidRPr="000529E1" w:rsidRDefault="000529E1" w:rsidP="000529E1">
      <w:pPr>
        <w:pStyle w:val="EndNoteBibliography"/>
        <w:spacing w:after="0"/>
        <w:ind w:left="720" w:hanging="720"/>
        <w:rPr>
          <w:noProof/>
        </w:rPr>
      </w:pPr>
      <w:bookmarkStart w:id="143" w:name="_ENREF_1_7"/>
      <w:r w:rsidRPr="000529E1">
        <w:rPr>
          <w:noProof/>
        </w:rPr>
        <w:t>7.</w:t>
      </w:r>
      <w:r w:rsidRPr="000529E1">
        <w:rPr>
          <w:noProof/>
        </w:rPr>
        <w:tab/>
        <w:t>Sled JG, Pike GB. Quantitative imaging of magnetization transfer exchange and relaxation properties in vivo using MRI. Magn Reson Med 2001;46(5):923-931.</w:t>
      </w:r>
      <w:bookmarkEnd w:id="143"/>
    </w:p>
    <w:p w14:paraId="65D39729" w14:textId="77777777" w:rsidR="000529E1" w:rsidRPr="000529E1" w:rsidRDefault="000529E1" w:rsidP="000529E1">
      <w:pPr>
        <w:pStyle w:val="EndNoteBibliography"/>
        <w:spacing w:after="0"/>
        <w:ind w:left="720" w:hanging="720"/>
        <w:rPr>
          <w:noProof/>
        </w:rPr>
      </w:pPr>
      <w:bookmarkStart w:id="144" w:name="_ENREF_1_8"/>
      <w:r w:rsidRPr="000529E1">
        <w:rPr>
          <w:noProof/>
        </w:rPr>
        <w:t>8.</w:t>
      </w:r>
      <w:r w:rsidRPr="000529E1">
        <w:rPr>
          <w:noProof/>
        </w:rPr>
        <w:tab/>
        <w:t>Dortch RD, Li K, Gochberg DF, Welch EB, Dula AN, Tamhane AA, Gore JC, Smith SA. Quantitative magnetization transfer imaging in human brain at 3 T via selective inversion recovery. Magn Reson Med 2011;66(5):1346-1352.</w:t>
      </w:r>
      <w:bookmarkEnd w:id="144"/>
    </w:p>
    <w:p w14:paraId="18035494" w14:textId="77777777" w:rsidR="000529E1" w:rsidRPr="000529E1" w:rsidRDefault="000529E1" w:rsidP="000529E1">
      <w:pPr>
        <w:pStyle w:val="EndNoteBibliography"/>
        <w:spacing w:after="0"/>
        <w:ind w:left="720" w:hanging="720"/>
        <w:rPr>
          <w:noProof/>
        </w:rPr>
      </w:pPr>
      <w:bookmarkStart w:id="145" w:name="_ENREF_1_9"/>
      <w:r w:rsidRPr="000529E1">
        <w:rPr>
          <w:noProof/>
        </w:rPr>
        <w:t>9.</w:t>
      </w:r>
      <w:r w:rsidRPr="000529E1">
        <w:rPr>
          <w:noProof/>
        </w:rPr>
        <w:tab/>
        <w:t>Gloor M, Scheffler K, Bieri O. Quantitative magnetization transfer imaging using balanced SSFP. Magn Reson Med 2008;60(3):691-700.</w:t>
      </w:r>
      <w:bookmarkEnd w:id="145"/>
    </w:p>
    <w:p w14:paraId="15F9A516" w14:textId="77777777" w:rsidR="000529E1" w:rsidRPr="000529E1" w:rsidRDefault="000529E1" w:rsidP="000529E1">
      <w:pPr>
        <w:pStyle w:val="EndNoteBibliography"/>
        <w:spacing w:after="0"/>
        <w:ind w:left="720" w:hanging="720"/>
        <w:rPr>
          <w:noProof/>
        </w:rPr>
      </w:pPr>
      <w:bookmarkStart w:id="146" w:name="_ENREF_1_10"/>
      <w:r w:rsidRPr="000529E1">
        <w:rPr>
          <w:noProof/>
        </w:rPr>
        <w:t>10.</w:t>
      </w:r>
      <w:r w:rsidRPr="000529E1">
        <w:rPr>
          <w:noProof/>
        </w:rPr>
        <w:tab/>
        <w:t>Henkelman RM, Huang X, Xiang QS, Stanisz GJ, Swanson SD, Bronskill MJ. Quantitative interpretation of magnetization transfer. Magn Reson Med 1993;29(6):759-766.</w:t>
      </w:r>
      <w:bookmarkEnd w:id="146"/>
    </w:p>
    <w:p w14:paraId="7AB8BBF8" w14:textId="77777777" w:rsidR="000529E1" w:rsidRPr="000529E1" w:rsidRDefault="000529E1" w:rsidP="000529E1">
      <w:pPr>
        <w:pStyle w:val="EndNoteBibliography"/>
        <w:spacing w:after="0"/>
        <w:ind w:left="720" w:hanging="720"/>
        <w:rPr>
          <w:noProof/>
        </w:rPr>
      </w:pPr>
      <w:bookmarkStart w:id="147" w:name="_ENREF_1_11"/>
      <w:r w:rsidRPr="000529E1">
        <w:rPr>
          <w:noProof/>
        </w:rPr>
        <w:t>11.</w:t>
      </w:r>
      <w:r w:rsidRPr="000529E1">
        <w:rPr>
          <w:noProof/>
        </w:rPr>
        <w:tab/>
        <w:t>Yarnykh VL. Pulsed Z-spectroscopic imaging of cross-relaxation parameters in tissues for human MRI: theory and clinical applications. Magn Reson Med 2002;47(5):929-939.</w:t>
      </w:r>
      <w:bookmarkEnd w:id="147"/>
    </w:p>
    <w:p w14:paraId="28C2323B" w14:textId="77777777" w:rsidR="000529E1" w:rsidRPr="000529E1" w:rsidRDefault="000529E1" w:rsidP="000529E1">
      <w:pPr>
        <w:pStyle w:val="EndNoteBibliography"/>
        <w:spacing w:after="0"/>
        <w:ind w:left="720" w:hanging="720"/>
        <w:rPr>
          <w:noProof/>
        </w:rPr>
      </w:pPr>
      <w:bookmarkStart w:id="148" w:name="_ENREF_1_12"/>
      <w:r w:rsidRPr="000529E1">
        <w:rPr>
          <w:noProof/>
        </w:rPr>
        <w:t>12.</w:t>
      </w:r>
      <w:r w:rsidRPr="000529E1">
        <w:rPr>
          <w:noProof/>
        </w:rPr>
        <w:tab/>
        <w:t>Ramani A, Dalton C, Miller DH, Tofts PS, Barker GJ. Precise estimate of fundamental in-vivo MT parameters in human brain in clinically feasible times. Magn Reson Imaging 2002;20(10):721-731.</w:t>
      </w:r>
      <w:bookmarkEnd w:id="148"/>
    </w:p>
    <w:p w14:paraId="3D8C87DA" w14:textId="77777777" w:rsidR="000529E1" w:rsidRPr="000529E1" w:rsidRDefault="000529E1" w:rsidP="000529E1">
      <w:pPr>
        <w:pStyle w:val="EndNoteBibliography"/>
        <w:spacing w:after="0"/>
        <w:ind w:left="720" w:hanging="720"/>
        <w:rPr>
          <w:noProof/>
        </w:rPr>
      </w:pPr>
      <w:bookmarkStart w:id="149" w:name="_ENREF_1_13"/>
      <w:r w:rsidRPr="000529E1">
        <w:rPr>
          <w:noProof/>
        </w:rPr>
        <w:t>13.</w:t>
      </w:r>
      <w:r w:rsidRPr="000529E1">
        <w:rPr>
          <w:noProof/>
        </w:rPr>
        <w:tab/>
        <w:t>Skinner TE, Glover GH. An extended two-point Dixon algorithm for calculating separate water, fat, and B0 images. Magn Reson Med 1997;37(4):628-630.</w:t>
      </w:r>
      <w:bookmarkEnd w:id="149"/>
    </w:p>
    <w:p w14:paraId="0573BC2F" w14:textId="77777777" w:rsidR="000529E1" w:rsidRPr="000529E1" w:rsidRDefault="000529E1" w:rsidP="000529E1">
      <w:pPr>
        <w:pStyle w:val="EndNoteBibliography"/>
        <w:spacing w:after="0"/>
        <w:ind w:left="720" w:hanging="720"/>
        <w:rPr>
          <w:noProof/>
        </w:rPr>
      </w:pPr>
      <w:bookmarkStart w:id="150" w:name="_ENREF_1_14"/>
      <w:r w:rsidRPr="000529E1">
        <w:rPr>
          <w:noProof/>
        </w:rPr>
        <w:t>14.</w:t>
      </w:r>
      <w:r w:rsidRPr="000529E1">
        <w:rPr>
          <w:noProof/>
        </w:rPr>
        <w:tab/>
        <w:t>Jin J, Chen J. On the SAR and field inhomogeneity of birdcage coils loaded with the human head. Magn Reson Med 1997;38(6):953-963.</w:t>
      </w:r>
      <w:bookmarkEnd w:id="150"/>
    </w:p>
    <w:p w14:paraId="67694F36" w14:textId="77777777" w:rsidR="000529E1" w:rsidRPr="000529E1" w:rsidRDefault="000529E1" w:rsidP="000529E1">
      <w:pPr>
        <w:pStyle w:val="EndNoteBibliography"/>
        <w:spacing w:after="0"/>
        <w:ind w:left="720" w:hanging="720"/>
        <w:rPr>
          <w:noProof/>
        </w:rPr>
      </w:pPr>
      <w:bookmarkStart w:id="151" w:name="_ENREF_1_15"/>
      <w:r w:rsidRPr="000529E1">
        <w:rPr>
          <w:noProof/>
        </w:rPr>
        <w:t>15.</w:t>
      </w:r>
      <w:r w:rsidRPr="000529E1">
        <w:rPr>
          <w:noProof/>
        </w:rPr>
        <w:tab/>
        <w:t>Wiggins GC, Triantafyllou C, Potthast A, Reykowski A, Nittka M, Wald LL. 32-channel 3 Tesla receive-only phased-array head coil with soccer-ball element geometry. Magn Reson Med 2006;56(1):216-223.</w:t>
      </w:r>
      <w:bookmarkEnd w:id="151"/>
    </w:p>
    <w:p w14:paraId="71C62BE7" w14:textId="77777777" w:rsidR="000529E1" w:rsidRPr="000529E1" w:rsidRDefault="000529E1" w:rsidP="000529E1">
      <w:pPr>
        <w:pStyle w:val="EndNoteBibliography"/>
        <w:spacing w:after="0"/>
        <w:ind w:left="720" w:hanging="720"/>
        <w:rPr>
          <w:noProof/>
        </w:rPr>
      </w:pPr>
      <w:bookmarkStart w:id="152" w:name="_ENREF_1_16"/>
      <w:r w:rsidRPr="000529E1">
        <w:rPr>
          <w:noProof/>
        </w:rPr>
        <w:t>16.</w:t>
      </w:r>
      <w:r w:rsidRPr="000529E1">
        <w:rPr>
          <w:noProof/>
        </w:rPr>
        <w:tab/>
        <w:t>Caines GH, Schleich T, Rydzewski JM. Incorporation of magnetization transfer into the formalism for rotating-frame spin-lattice proton NMR relaxation in the presence of an off-resonance-irradiation field. Journal of Magnetic Resonance (1969) 1991;95(3):558-566.</w:t>
      </w:r>
      <w:bookmarkEnd w:id="152"/>
    </w:p>
    <w:p w14:paraId="208FD8B7" w14:textId="77777777" w:rsidR="000529E1" w:rsidRPr="000529E1" w:rsidRDefault="000529E1" w:rsidP="000529E1">
      <w:pPr>
        <w:pStyle w:val="EndNoteBibliography"/>
        <w:spacing w:after="0"/>
        <w:ind w:left="720" w:hanging="720"/>
        <w:rPr>
          <w:noProof/>
        </w:rPr>
      </w:pPr>
      <w:bookmarkStart w:id="153" w:name="_ENREF_1_17"/>
      <w:r w:rsidRPr="000529E1">
        <w:rPr>
          <w:noProof/>
        </w:rPr>
        <w:t>17.</w:t>
      </w:r>
      <w:r w:rsidRPr="000529E1">
        <w:rPr>
          <w:noProof/>
        </w:rPr>
        <w:tab/>
        <w:t>Levesque IR, Sled JG, Pike GB. Iterative optimization method for design of quantitative magnetization transfer imaging experiments. Magn Reson Med 2011;66(3):635-643.</w:t>
      </w:r>
      <w:bookmarkEnd w:id="153"/>
    </w:p>
    <w:p w14:paraId="25879A55" w14:textId="77777777" w:rsidR="000529E1" w:rsidRPr="000529E1" w:rsidRDefault="000529E1" w:rsidP="000529E1">
      <w:pPr>
        <w:pStyle w:val="EndNoteBibliography"/>
        <w:spacing w:after="0"/>
        <w:ind w:left="720" w:hanging="720"/>
        <w:rPr>
          <w:noProof/>
        </w:rPr>
      </w:pPr>
      <w:bookmarkStart w:id="154" w:name="_ENREF_1_18"/>
      <w:r w:rsidRPr="000529E1">
        <w:rPr>
          <w:noProof/>
        </w:rPr>
        <w:t>18.</w:t>
      </w:r>
      <w:r w:rsidRPr="000529E1">
        <w:rPr>
          <w:noProof/>
        </w:rPr>
        <w:tab/>
        <w:t>Cercignani M, Symms MR, Schmierer K, Boulby PA, Tozer DJ, Ron M, Tofts PS, Barker GJ. Three-dimensional quantitative magnetisation transfer imaging of the human brain. NeuroImage 2005;27(2):436-441.</w:t>
      </w:r>
      <w:bookmarkEnd w:id="154"/>
    </w:p>
    <w:p w14:paraId="37948707" w14:textId="77777777" w:rsidR="000529E1" w:rsidRPr="000529E1" w:rsidRDefault="000529E1" w:rsidP="000529E1">
      <w:pPr>
        <w:pStyle w:val="EndNoteBibliography"/>
        <w:spacing w:after="0"/>
        <w:ind w:left="720" w:hanging="720"/>
        <w:rPr>
          <w:noProof/>
        </w:rPr>
      </w:pPr>
      <w:bookmarkStart w:id="155" w:name="_ENREF_1_19"/>
      <w:r w:rsidRPr="000529E1">
        <w:rPr>
          <w:noProof/>
        </w:rPr>
        <w:t>19.</w:t>
      </w:r>
      <w:r w:rsidRPr="000529E1">
        <w:rPr>
          <w:noProof/>
        </w:rPr>
        <w:tab/>
        <w:t>Cercignani M, Alexander DC. Optimal acquisition schemes for in vivo quantitative magnetization transfer MRI. Magn Reson Med 2006;56(4):803-810.</w:t>
      </w:r>
      <w:bookmarkEnd w:id="155"/>
    </w:p>
    <w:p w14:paraId="2FB17E46" w14:textId="77777777" w:rsidR="000529E1" w:rsidRPr="000529E1" w:rsidRDefault="000529E1" w:rsidP="000529E1">
      <w:pPr>
        <w:pStyle w:val="EndNoteBibliography"/>
        <w:spacing w:after="0"/>
        <w:ind w:left="720" w:hanging="720"/>
        <w:rPr>
          <w:noProof/>
        </w:rPr>
      </w:pPr>
      <w:bookmarkStart w:id="156" w:name="_ENREF_1_20"/>
      <w:r w:rsidRPr="000529E1">
        <w:rPr>
          <w:noProof/>
        </w:rPr>
        <w:t>20.</w:t>
      </w:r>
      <w:r w:rsidRPr="000529E1">
        <w:rPr>
          <w:noProof/>
        </w:rPr>
        <w:tab/>
        <w:t>Battiston M, Grussu F, Ianus A, Schneider T, Prados F, Fairney J, Ourselin S, Alexander DC, Cercignani M, Gandini Wheeler-Kingshott CAM, Samson RS. An optimized framework for quantitative magnetization transfer imaging of the cervical spinal cord in vivo. Magn Reson Med 2017.</w:t>
      </w:r>
      <w:bookmarkEnd w:id="156"/>
    </w:p>
    <w:p w14:paraId="3F36B344" w14:textId="77777777" w:rsidR="000529E1" w:rsidRPr="000529E1" w:rsidRDefault="000529E1" w:rsidP="000529E1">
      <w:pPr>
        <w:pStyle w:val="EndNoteBibliography"/>
        <w:spacing w:after="0"/>
        <w:ind w:left="720" w:hanging="720"/>
        <w:rPr>
          <w:noProof/>
        </w:rPr>
      </w:pPr>
      <w:bookmarkStart w:id="157" w:name="_ENREF_1_21"/>
      <w:r w:rsidRPr="000529E1">
        <w:rPr>
          <w:noProof/>
        </w:rPr>
        <w:t>21.</w:t>
      </w:r>
      <w:r w:rsidRPr="000529E1">
        <w:rPr>
          <w:noProof/>
        </w:rPr>
        <w:tab/>
        <w:t>Barral JK, Gudmundson E, Stikov N, Etezadi-Amoli M, Stoica P, Nishimura DG. A robust methodology for in vivo T1 mapping. Magn Reson Med 2010;64(4):1057-1067.</w:t>
      </w:r>
      <w:bookmarkEnd w:id="157"/>
    </w:p>
    <w:p w14:paraId="7CBBC00B" w14:textId="77777777" w:rsidR="000529E1" w:rsidRPr="000529E1" w:rsidRDefault="000529E1" w:rsidP="000529E1">
      <w:pPr>
        <w:pStyle w:val="EndNoteBibliography"/>
        <w:spacing w:after="0"/>
        <w:ind w:left="720" w:hanging="720"/>
        <w:rPr>
          <w:noProof/>
        </w:rPr>
      </w:pPr>
      <w:bookmarkStart w:id="158" w:name="_ENREF_1_22"/>
      <w:r w:rsidRPr="000529E1">
        <w:rPr>
          <w:noProof/>
        </w:rPr>
        <w:t>22.</w:t>
      </w:r>
      <w:r w:rsidRPr="000529E1">
        <w:rPr>
          <w:noProof/>
        </w:rPr>
        <w:tab/>
        <w:t>Liberman G, Louzoun Y, Ben Bashat D. T(1) mapping using variable flip angle SPGR data with flip angle correction. J Magn Reson Imaging 2014;40(1):171-180.</w:t>
      </w:r>
      <w:bookmarkEnd w:id="158"/>
    </w:p>
    <w:p w14:paraId="67430F23" w14:textId="77777777" w:rsidR="000529E1" w:rsidRPr="000529E1" w:rsidRDefault="000529E1" w:rsidP="000529E1">
      <w:pPr>
        <w:pStyle w:val="EndNoteBibliography"/>
        <w:spacing w:after="0"/>
        <w:ind w:left="720" w:hanging="720"/>
        <w:rPr>
          <w:noProof/>
        </w:rPr>
      </w:pPr>
      <w:bookmarkStart w:id="159" w:name="_ENREF_1_23"/>
      <w:r w:rsidRPr="000529E1">
        <w:rPr>
          <w:noProof/>
        </w:rPr>
        <w:t>23.</w:t>
      </w:r>
      <w:r w:rsidRPr="000529E1">
        <w:rPr>
          <w:noProof/>
        </w:rPr>
        <w:tab/>
        <w:t>Boudreau M, Stikov N, Pike GB. B1 -sensitivity analysis of quantitative magnetization transfer imaging. Magn Reson Med 2017.</w:t>
      </w:r>
      <w:bookmarkEnd w:id="159"/>
    </w:p>
    <w:p w14:paraId="681B2B74" w14:textId="77777777" w:rsidR="000529E1" w:rsidRPr="000529E1" w:rsidRDefault="000529E1" w:rsidP="000529E1">
      <w:pPr>
        <w:pStyle w:val="EndNoteBibliography"/>
        <w:spacing w:after="0"/>
        <w:ind w:left="720" w:hanging="720"/>
        <w:rPr>
          <w:noProof/>
        </w:rPr>
      </w:pPr>
      <w:bookmarkStart w:id="160" w:name="_ENREF_1_24"/>
      <w:r w:rsidRPr="000529E1">
        <w:rPr>
          <w:noProof/>
        </w:rPr>
        <w:t>24.</w:t>
      </w:r>
      <w:r w:rsidRPr="000529E1">
        <w:rPr>
          <w:noProof/>
        </w:rPr>
        <w:tab/>
        <w:t>Cruz JB. System sensitivity analysis: Dowden, Hutchinson &amp; Ross; 1973.</w:t>
      </w:r>
      <w:bookmarkEnd w:id="160"/>
    </w:p>
    <w:p w14:paraId="51F42F13" w14:textId="77777777" w:rsidR="000529E1" w:rsidRPr="000529E1" w:rsidRDefault="000529E1" w:rsidP="000529E1">
      <w:pPr>
        <w:pStyle w:val="EndNoteBibliography"/>
        <w:spacing w:after="0"/>
        <w:ind w:left="720" w:hanging="720"/>
        <w:rPr>
          <w:noProof/>
        </w:rPr>
      </w:pPr>
      <w:bookmarkStart w:id="161" w:name="_ENREF_1_25"/>
      <w:r w:rsidRPr="000529E1">
        <w:rPr>
          <w:noProof/>
        </w:rPr>
        <w:t>25.</w:t>
      </w:r>
      <w:r w:rsidRPr="000529E1">
        <w:rPr>
          <w:noProof/>
        </w:rPr>
        <w:tab/>
        <w:t>Cabana J-F, Gu Y, Boudreau M, Levesque IR, Atchia Y, Sled JG, Narayanan S, Arnold DL, Pike GB, Cohen-Adad J, Duval T, Vuong M-T, Stikov N. Quantitative magnetization transfer imaging made easy with qMTLab: Software for data simulation, analysis, and visualization. Concepts in Magnetic Resonance Part A 2016:n/a-n/a.</w:t>
      </w:r>
      <w:bookmarkEnd w:id="161"/>
    </w:p>
    <w:p w14:paraId="7430A1A4" w14:textId="77777777" w:rsidR="000529E1" w:rsidRPr="000529E1" w:rsidRDefault="000529E1" w:rsidP="000529E1">
      <w:pPr>
        <w:pStyle w:val="EndNoteBibliography"/>
        <w:spacing w:after="0"/>
        <w:ind w:left="720" w:hanging="720"/>
        <w:rPr>
          <w:noProof/>
        </w:rPr>
      </w:pPr>
      <w:bookmarkStart w:id="162" w:name="_ENREF_1_26"/>
      <w:r w:rsidRPr="000529E1">
        <w:rPr>
          <w:noProof/>
        </w:rPr>
        <w:t>26.</w:t>
      </w:r>
      <w:r w:rsidRPr="000529E1">
        <w:rPr>
          <w:noProof/>
        </w:rPr>
        <w:tab/>
        <w:t>Boudreau M, Tardif CL, Stikov N, Sled JG, Lee W, Pike GB. B1 mapping for bias-correction in quantitative T1 imaging of the brain at 3T using standard pulse sequences. J Magn Reson Imaging 2017.</w:t>
      </w:r>
      <w:bookmarkEnd w:id="162"/>
    </w:p>
    <w:p w14:paraId="027F5DB7" w14:textId="77777777" w:rsidR="000529E1" w:rsidRPr="000529E1" w:rsidRDefault="000529E1" w:rsidP="000529E1">
      <w:pPr>
        <w:pStyle w:val="EndNoteBibliography"/>
        <w:spacing w:after="0"/>
        <w:ind w:left="720" w:hanging="720"/>
        <w:rPr>
          <w:noProof/>
        </w:rPr>
      </w:pPr>
      <w:bookmarkStart w:id="163" w:name="_ENREF_1_27"/>
      <w:r w:rsidRPr="000529E1">
        <w:rPr>
          <w:noProof/>
        </w:rPr>
        <w:t>27.</w:t>
      </w:r>
      <w:r w:rsidRPr="000529E1">
        <w:rPr>
          <w:noProof/>
        </w:rPr>
        <w:tab/>
        <w:t>Underhill HR, Rostomily RC, Mikheev AM, Yuan C, Yarnykh VL. Fast bound pool fraction imaging of the in vivo rat brain: association with myelin content and validation in the C6 glioma model. NeuroImage 2011;54(3):2052-2065.</w:t>
      </w:r>
      <w:bookmarkEnd w:id="163"/>
    </w:p>
    <w:p w14:paraId="2A6BE3FA" w14:textId="77777777" w:rsidR="000529E1" w:rsidRPr="000529E1" w:rsidRDefault="000529E1" w:rsidP="000529E1">
      <w:pPr>
        <w:pStyle w:val="EndNoteBibliography"/>
        <w:spacing w:after="0"/>
        <w:ind w:left="720" w:hanging="720"/>
        <w:rPr>
          <w:noProof/>
        </w:rPr>
      </w:pPr>
      <w:bookmarkStart w:id="164" w:name="_ENREF_1_28"/>
      <w:r w:rsidRPr="000529E1">
        <w:rPr>
          <w:noProof/>
        </w:rPr>
        <w:t>28.</w:t>
      </w:r>
      <w:r w:rsidRPr="000529E1">
        <w:rPr>
          <w:noProof/>
        </w:rPr>
        <w:tab/>
        <w:t>Yarnykh VL. Fast macromolecular proton fraction mapping from a single off-resonance magnetization transfer measurement. Magn Reson Med 2012;68(1):166-178.</w:t>
      </w:r>
      <w:bookmarkEnd w:id="164"/>
    </w:p>
    <w:p w14:paraId="6A0BECDB" w14:textId="77777777" w:rsidR="000529E1" w:rsidRPr="000529E1" w:rsidRDefault="000529E1" w:rsidP="000529E1">
      <w:pPr>
        <w:pStyle w:val="EndNoteBibliography"/>
        <w:spacing w:after="0"/>
        <w:ind w:left="720" w:hanging="720"/>
        <w:rPr>
          <w:noProof/>
        </w:rPr>
      </w:pPr>
      <w:bookmarkStart w:id="165" w:name="_ENREF_1_29"/>
      <w:r w:rsidRPr="000529E1">
        <w:rPr>
          <w:noProof/>
        </w:rPr>
        <w:t>29.</w:t>
      </w:r>
      <w:r w:rsidRPr="000529E1">
        <w:rPr>
          <w:noProof/>
        </w:rPr>
        <w:tab/>
        <w:t>Lankford CL, Does MD. Propagation of error from parameter constraints in quantitative MRI: Example application of multiple spin echo T2 mapping. Magn Reson Med 2017.</w:t>
      </w:r>
      <w:bookmarkEnd w:id="165"/>
    </w:p>
    <w:p w14:paraId="6BA9CC4E" w14:textId="77777777" w:rsidR="000529E1" w:rsidRPr="000529E1" w:rsidRDefault="000529E1" w:rsidP="000529E1">
      <w:pPr>
        <w:pStyle w:val="EndNoteBibliography"/>
        <w:ind w:left="720" w:hanging="720"/>
        <w:rPr>
          <w:noProof/>
        </w:rPr>
      </w:pPr>
      <w:bookmarkStart w:id="166" w:name="_ENREF_1_30"/>
      <w:r w:rsidRPr="000529E1">
        <w:rPr>
          <w:noProof/>
        </w:rPr>
        <w:t>30.</w:t>
      </w:r>
      <w:r w:rsidRPr="000529E1">
        <w:rPr>
          <w:noProof/>
        </w:rPr>
        <w:tab/>
        <w:t>Mclean M, MacDonald ME, Lebel RM, Boudreau M, Pike B. Accelerated z-Spectrum Imaging. In: Proceedings of the 25th Annual Meeting of ISMRM 2017;25.</w:t>
      </w:r>
      <w:bookmarkEnd w:id="166"/>
    </w:p>
    <w:p w14:paraId="038B2139" w14:textId="668A88AA" w:rsidR="00A97D0F" w:rsidRPr="00480E6C" w:rsidRDefault="00A97D0F" w:rsidP="001C01AF">
      <w:pPr>
        <w:pStyle w:val="EndNoteBibliography"/>
        <w:ind w:left="720" w:hanging="720"/>
        <w:sectPr w:rsidR="00A97D0F" w:rsidRPr="00480E6C" w:rsidSect="001814BA">
          <w:footerReference w:type="even" r:id="rId10"/>
          <w:footerReference w:type="default" r:id="rId11"/>
          <w:footerReference w:type="first" r:id="rId12"/>
          <w:pgSz w:w="12240" w:h="15840"/>
          <w:pgMar w:top="1440" w:right="1440" w:bottom="1440" w:left="1134" w:header="0" w:footer="720" w:gutter="0"/>
          <w:pgNumType w:start="0"/>
          <w:cols w:space="720"/>
          <w:titlePg/>
        </w:sectPr>
      </w:pPr>
      <w:r w:rsidRPr="00480E6C">
        <w:fldChar w:fldCharType="end"/>
      </w:r>
      <w:r w:rsidR="001C01AF" w:rsidRPr="00480E6C">
        <w:t xml:space="preserve"> </w:t>
      </w:r>
    </w:p>
    <w:p w14:paraId="0B8628E7" w14:textId="77777777" w:rsidR="00840774" w:rsidRPr="00EC74BA" w:rsidRDefault="00272A3E" w:rsidP="00272A3E">
      <w:pPr>
        <w:pStyle w:val="Lgende"/>
        <w:rPr>
          <w:b w:val="0"/>
        </w:rPr>
      </w:pPr>
      <w:bookmarkStart w:id="167" w:name="_Ref493846545"/>
      <w:r>
        <w:t xml:space="preserve">Table </w:t>
      </w:r>
      <w:r w:rsidR="00AA2C01">
        <w:fldChar w:fldCharType="begin"/>
      </w:r>
      <w:r w:rsidR="00AA2C01">
        <w:instrText xml:space="preserve"> </w:instrText>
      </w:r>
      <w:r w:rsidR="00410A7E">
        <w:instrText>SEQ</w:instrText>
      </w:r>
      <w:r w:rsidR="00AA2C01">
        <w:instrText xml:space="preserve"> Table \* ARABIC </w:instrText>
      </w:r>
      <w:r w:rsidR="00AA2C01">
        <w:fldChar w:fldCharType="separate"/>
      </w:r>
      <w:r w:rsidR="000529E1">
        <w:rPr>
          <w:noProof/>
        </w:rPr>
        <w:t>1</w:t>
      </w:r>
      <w:r w:rsidR="00AA2C01">
        <w:rPr>
          <w:noProof/>
        </w:rPr>
        <w:fldChar w:fldCharType="end"/>
      </w:r>
      <w:bookmarkEnd w:id="167"/>
      <w:r>
        <w:t xml:space="preserve">. </w:t>
      </w:r>
      <w:proofErr w:type="spellStart"/>
      <w:r w:rsidR="00420B50">
        <w:rPr>
          <w:b w:val="0"/>
        </w:rPr>
        <w:t>qMT</w:t>
      </w:r>
      <w:proofErr w:type="spellEnd"/>
      <w:r w:rsidR="00420B50">
        <w:rPr>
          <w:b w:val="0"/>
        </w:rPr>
        <w:t xml:space="preserve"> t</w:t>
      </w:r>
      <w:r w:rsidR="00840774" w:rsidRPr="00840774">
        <w:rPr>
          <w:b w:val="0"/>
        </w:rPr>
        <w:t>issue parameters</w:t>
      </w:r>
      <w:r w:rsidR="00EC74BA">
        <w:rPr>
          <w:b w:val="0"/>
        </w:rPr>
        <w:t xml:space="preserve"> used </w:t>
      </w:r>
      <w:r w:rsidR="0082024E">
        <w:rPr>
          <w:b w:val="0"/>
        </w:rPr>
        <w:t>to simulate</w:t>
      </w:r>
      <w:r w:rsidR="00EC74BA">
        <w:rPr>
          <w:b w:val="0"/>
        </w:rPr>
        <w:t xml:space="preserve"> white matter and grey matter</w:t>
      </w:r>
      <w:r w:rsidR="0082024E">
        <w:rPr>
          <w:b w:val="0"/>
        </w:rPr>
        <w:t xml:space="preserve"> tissue values in the Monte Carlo simulations</w:t>
      </w:r>
      <w:r w:rsidR="00EC74BA">
        <w:rPr>
          <w:b w:val="0"/>
        </w:rPr>
        <w:t xml:space="preserve">. The parameter definitions are: F </w:t>
      </w:r>
      <w:r w:rsidR="00EC74BA">
        <w:rPr>
          <w:b w:val="0"/>
        </w:rPr>
        <w:softHyphen/>
        <w:t xml:space="preserve"> pool-size ratio, </w:t>
      </w:r>
      <w:proofErr w:type="spellStart"/>
      <w:proofErr w:type="gramStart"/>
      <w:r w:rsidR="00EC74BA">
        <w:rPr>
          <w:b w:val="0"/>
        </w:rPr>
        <w:t>k</w:t>
      </w:r>
      <w:r w:rsidR="00EC74BA">
        <w:rPr>
          <w:b w:val="0"/>
          <w:vertAlign w:val="subscript"/>
        </w:rPr>
        <w:t>f</w:t>
      </w:r>
      <w:proofErr w:type="spellEnd"/>
      <w:r w:rsidR="00EC74BA">
        <w:rPr>
          <w:b w:val="0"/>
          <w:vertAlign w:val="subscript"/>
        </w:rPr>
        <w:t xml:space="preserve"> </w:t>
      </w:r>
      <w:r w:rsidR="00EC74BA">
        <w:rPr>
          <w:b w:val="0"/>
        </w:rPr>
        <w:t xml:space="preserve"> –</w:t>
      </w:r>
      <w:proofErr w:type="gramEnd"/>
      <w:r w:rsidR="00EC74BA">
        <w:rPr>
          <w:b w:val="0"/>
        </w:rPr>
        <w:t xml:space="preserve"> exchange rate constant, T</w:t>
      </w:r>
      <w:r w:rsidR="00EC74BA">
        <w:rPr>
          <w:b w:val="0"/>
          <w:vertAlign w:val="subscript"/>
        </w:rPr>
        <w:t>1,f</w:t>
      </w:r>
      <w:r w:rsidR="00EC74BA">
        <w:rPr>
          <w:b w:val="0"/>
        </w:rPr>
        <w:t xml:space="preserve"> – longitudinal relaxation time of the free pool, T</w:t>
      </w:r>
      <w:r w:rsidR="00EC74BA">
        <w:rPr>
          <w:b w:val="0"/>
          <w:vertAlign w:val="subscript"/>
        </w:rPr>
        <w:t>1,r</w:t>
      </w:r>
      <w:r w:rsidR="00EC74BA">
        <w:rPr>
          <w:b w:val="0"/>
        </w:rPr>
        <w:t xml:space="preserve"> – longitudinal relaxation time of the restricted pool, T</w:t>
      </w:r>
      <w:r w:rsidR="00EC74BA">
        <w:rPr>
          <w:b w:val="0"/>
          <w:vertAlign w:val="subscript"/>
        </w:rPr>
        <w:t>2,f</w:t>
      </w:r>
      <w:r w:rsidR="00EC74BA">
        <w:rPr>
          <w:b w:val="0"/>
        </w:rPr>
        <w:t xml:space="preserve"> – transverse relaxation time of the free pool, T</w:t>
      </w:r>
      <w:r w:rsidR="00EC74BA">
        <w:rPr>
          <w:b w:val="0"/>
          <w:vertAlign w:val="subscript"/>
        </w:rPr>
        <w:t>2,r</w:t>
      </w:r>
      <w:r w:rsidR="00EC74BA">
        <w:rPr>
          <w:b w:val="0"/>
        </w:rPr>
        <w:t xml:space="preserve"> – transverse relaxation time of the restricted pool. The fitting parameters for </w:t>
      </w:r>
      <w:proofErr w:type="spellStart"/>
      <w:r w:rsidR="00EC74BA">
        <w:rPr>
          <w:b w:val="0"/>
        </w:rPr>
        <w:t>qMT</w:t>
      </w:r>
      <w:proofErr w:type="spellEnd"/>
      <w:r w:rsidR="00EC74BA">
        <w:rPr>
          <w:b w:val="0"/>
        </w:rPr>
        <w:t xml:space="preserve"> are F, </w:t>
      </w:r>
      <w:proofErr w:type="spellStart"/>
      <w:r w:rsidR="00EC74BA">
        <w:rPr>
          <w:b w:val="0"/>
        </w:rPr>
        <w:t>k</w:t>
      </w:r>
      <w:r w:rsidR="00EC74BA">
        <w:rPr>
          <w:b w:val="0"/>
          <w:vertAlign w:val="subscript"/>
        </w:rPr>
        <w:t>f</w:t>
      </w:r>
      <w:proofErr w:type="spellEnd"/>
      <w:r w:rsidR="00EC74BA">
        <w:rPr>
          <w:b w:val="0"/>
        </w:rPr>
        <w:t>, T</w:t>
      </w:r>
      <w:proofErr w:type="gramStart"/>
      <w:r w:rsidR="00EC74BA">
        <w:rPr>
          <w:b w:val="0"/>
          <w:vertAlign w:val="subscript"/>
        </w:rPr>
        <w:t>2,f</w:t>
      </w:r>
      <w:proofErr w:type="gramEnd"/>
      <w:r w:rsidR="00EC74BA">
        <w:rPr>
          <w:b w:val="0"/>
        </w:rPr>
        <w:t>, and T</w:t>
      </w:r>
      <w:r w:rsidR="00EC74BA">
        <w:rPr>
          <w:b w:val="0"/>
          <w:vertAlign w:val="subscript"/>
        </w:rPr>
        <w:t>2,r</w:t>
      </w:r>
      <w:r w:rsidR="00EC74BA">
        <w:rPr>
          <w:b w:val="0"/>
        </w:rPr>
        <w:t>; T</w:t>
      </w:r>
      <w:r w:rsidR="00EC74BA">
        <w:rPr>
          <w:b w:val="0"/>
          <w:vertAlign w:val="subscript"/>
        </w:rPr>
        <w:t>1,f</w:t>
      </w:r>
      <w:r w:rsidR="00EC74BA">
        <w:rPr>
          <w:b w:val="0"/>
        </w:rPr>
        <w:t xml:space="preserve"> is calculated from the observed T</w:t>
      </w:r>
      <w:r w:rsidR="00EC74BA">
        <w:rPr>
          <w:b w:val="0"/>
          <w:vertAlign w:val="subscript"/>
        </w:rPr>
        <w:t>1</w:t>
      </w:r>
      <w:r w:rsidR="00EC74BA">
        <w:rPr>
          <w:b w:val="0"/>
        </w:rPr>
        <w:t xml:space="preserve"> and the fitting parameters, and T</w:t>
      </w:r>
      <w:r w:rsidR="00EC74BA">
        <w:rPr>
          <w:b w:val="0"/>
          <w:vertAlign w:val="subscript"/>
        </w:rPr>
        <w:t>1,r</w:t>
      </w:r>
      <w:r w:rsidR="00EC74BA">
        <w:rPr>
          <w:b w:val="0"/>
        </w:rPr>
        <w:t xml:space="preserve"> is conventionally fixed to 1 s.</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503"/>
        <w:gridCol w:w="1396"/>
      </w:tblGrid>
      <w:tr w:rsidR="00227E41" w14:paraId="1ECD4309" w14:textId="77777777" w:rsidTr="00227E41">
        <w:trPr>
          <w:trHeight w:val="211"/>
          <w:jc w:val="center"/>
        </w:trPr>
        <w:tc>
          <w:tcPr>
            <w:tcW w:w="0" w:type="auto"/>
            <w:tcBorders>
              <w:top w:val="single" w:sz="18" w:space="0" w:color="auto"/>
              <w:bottom w:val="single" w:sz="18" w:space="0" w:color="auto"/>
            </w:tcBorders>
          </w:tcPr>
          <w:p w14:paraId="34DBEB4D" w14:textId="77777777" w:rsidR="00840774" w:rsidRDefault="00840774" w:rsidP="003E16DE">
            <w:pPr>
              <w:spacing w:line="240" w:lineRule="auto"/>
            </w:pPr>
            <w:r>
              <w:t>Parameter</w:t>
            </w:r>
          </w:p>
        </w:tc>
        <w:tc>
          <w:tcPr>
            <w:tcW w:w="0" w:type="auto"/>
            <w:tcBorders>
              <w:top w:val="single" w:sz="18" w:space="0" w:color="auto"/>
              <w:bottom w:val="single" w:sz="18" w:space="0" w:color="auto"/>
            </w:tcBorders>
          </w:tcPr>
          <w:p w14:paraId="73DECA74" w14:textId="77777777" w:rsidR="00840774" w:rsidRDefault="00840774" w:rsidP="003E16DE">
            <w:pPr>
              <w:spacing w:line="240" w:lineRule="auto"/>
              <w:jc w:val="center"/>
            </w:pPr>
            <w:r>
              <w:t>White Matter</w:t>
            </w:r>
          </w:p>
        </w:tc>
        <w:tc>
          <w:tcPr>
            <w:tcW w:w="0" w:type="auto"/>
            <w:tcBorders>
              <w:top w:val="single" w:sz="18" w:space="0" w:color="auto"/>
              <w:bottom w:val="single" w:sz="18" w:space="0" w:color="auto"/>
            </w:tcBorders>
          </w:tcPr>
          <w:p w14:paraId="4509AA0B" w14:textId="77777777" w:rsidR="00840774" w:rsidRDefault="00840774" w:rsidP="003E16DE">
            <w:pPr>
              <w:spacing w:line="240" w:lineRule="auto"/>
              <w:jc w:val="center"/>
            </w:pPr>
            <w:r>
              <w:t>Grey Matter</w:t>
            </w:r>
          </w:p>
        </w:tc>
      </w:tr>
      <w:tr w:rsidR="003E16DE" w14:paraId="7B319E4F" w14:textId="77777777" w:rsidTr="00227E41">
        <w:trPr>
          <w:trHeight w:val="213"/>
          <w:jc w:val="center"/>
        </w:trPr>
        <w:tc>
          <w:tcPr>
            <w:tcW w:w="0" w:type="auto"/>
            <w:tcBorders>
              <w:top w:val="single" w:sz="18" w:space="0" w:color="auto"/>
            </w:tcBorders>
          </w:tcPr>
          <w:p w14:paraId="43917E58" w14:textId="77777777" w:rsidR="00840774" w:rsidRDefault="00840774" w:rsidP="003E16DE">
            <w:pPr>
              <w:spacing w:line="240" w:lineRule="auto"/>
            </w:pPr>
            <w:r>
              <w:t>F</w:t>
            </w:r>
          </w:p>
        </w:tc>
        <w:tc>
          <w:tcPr>
            <w:tcW w:w="0" w:type="auto"/>
            <w:tcBorders>
              <w:top w:val="single" w:sz="18" w:space="0" w:color="auto"/>
            </w:tcBorders>
          </w:tcPr>
          <w:p w14:paraId="3FA8DA26" w14:textId="77777777" w:rsidR="00840774" w:rsidRDefault="00840774" w:rsidP="003E16DE">
            <w:pPr>
              <w:spacing w:line="240" w:lineRule="auto"/>
              <w:jc w:val="center"/>
            </w:pPr>
            <w:r>
              <w:t>0.15</w:t>
            </w:r>
            <w:r w:rsidR="003E16DE">
              <w:t xml:space="preserve"> </w:t>
            </w:r>
            <w:proofErr w:type="spellStart"/>
            <w:r w:rsidR="003E16DE">
              <w:t>n.u</w:t>
            </w:r>
            <w:proofErr w:type="spellEnd"/>
            <w:r w:rsidR="003E16DE">
              <w:t>.</w:t>
            </w:r>
          </w:p>
        </w:tc>
        <w:tc>
          <w:tcPr>
            <w:tcW w:w="0" w:type="auto"/>
            <w:tcBorders>
              <w:top w:val="single" w:sz="18" w:space="0" w:color="auto"/>
            </w:tcBorders>
          </w:tcPr>
          <w:p w14:paraId="4BC5B806" w14:textId="77777777" w:rsidR="00840774" w:rsidRDefault="00840774" w:rsidP="003E16DE">
            <w:pPr>
              <w:spacing w:line="240" w:lineRule="auto"/>
              <w:jc w:val="center"/>
            </w:pPr>
            <w:r>
              <w:t>0.</w:t>
            </w:r>
            <w:r w:rsidR="003E16DE">
              <w:t>0</w:t>
            </w:r>
            <w:r>
              <w:t>75</w:t>
            </w:r>
            <w:r w:rsidR="003E16DE">
              <w:t xml:space="preserve"> </w:t>
            </w:r>
            <w:proofErr w:type="spellStart"/>
            <w:r w:rsidR="003E16DE">
              <w:t>n.u</w:t>
            </w:r>
            <w:proofErr w:type="spellEnd"/>
            <w:r w:rsidR="003E16DE">
              <w:t>.</w:t>
            </w:r>
          </w:p>
        </w:tc>
      </w:tr>
      <w:tr w:rsidR="003E16DE" w14:paraId="2C6EEC8F" w14:textId="77777777" w:rsidTr="00227E41">
        <w:trPr>
          <w:trHeight w:val="211"/>
          <w:jc w:val="center"/>
        </w:trPr>
        <w:tc>
          <w:tcPr>
            <w:tcW w:w="0" w:type="auto"/>
          </w:tcPr>
          <w:p w14:paraId="39933EA0" w14:textId="77777777" w:rsidR="003E16DE" w:rsidRPr="00840774" w:rsidRDefault="003E16DE" w:rsidP="003E16DE">
            <w:pPr>
              <w:spacing w:line="240" w:lineRule="auto"/>
            </w:pPr>
            <w:proofErr w:type="spellStart"/>
            <w:r>
              <w:t>k</w:t>
            </w:r>
            <w:r>
              <w:rPr>
                <w:vertAlign w:val="subscript"/>
              </w:rPr>
              <w:t>f</w:t>
            </w:r>
            <w:proofErr w:type="spellEnd"/>
          </w:p>
        </w:tc>
        <w:tc>
          <w:tcPr>
            <w:tcW w:w="0" w:type="auto"/>
          </w:tcPr>
          <w:p w14:paraId="60D658C3" w14:textId="77777777" w:rsidR="003E16DE" w:rsidRPr="003E16DE" w:rsidRDefault="003E16DE" w:rsidP="003E16DE">
            <w:pPr>
              <w:spacing w:line="240" w:lineRule="auto"/>
              <w:jc w:val="center"/>
              <w:rPr>
                <w:vertAlign w:val="superscript"/>
              </w:rPr>
            </w:pPr>
            <w:r>
              <w:t>4.0 s</w:t>
            </w:r>
            <w:r>
              <w:rPr>
                <w:vertAlign w:val="superscript"/>
              </w:rPr>
              <w:t>-1</w:t>
            </w:r>
          </w:p>
        </w:tc>
        <w:tc>
          <w:tcPr>
            <w:tcW w:w="0" w:type="auto"/>
          </w:tcPr>
          <w:p w14:paraId="1A182C79" w14:textId="77777777" w:rsidR="003E16DE" w:rsidRDefault="003E16DE" w:rsidP="003E16DE">
            <w:pPr>
              <w:spacing w:line="240" w:lineRule="auto"/>
              <w:jc w:val="center"/>
            </w:pPr>
            <w:r>
              <w:t>2.5 s</w:t>
            </w:r>
            <w:r>
              <w:rPr>
                <w:vertAlign w:val="superscript"/>
              </w:rPr>
              <w:t>-1</w:t>
            </w:r>
          </w:p>
        </w:tc>
      </w:tr>
      <w:tr w:rsidR="003E16DE" w14:paraId="29E17EE6" w14:textId="77777777" w:rsidTr="00227E41">
        <w:trPr>
          <w:trHeight w:val="211"/>
          <w:jc w:val="center"/>
        </w:trPr>
        <w:tc>
          <w:tcPr>
            <w:tcW w:w="0" w:type="auto"/>
          </w:tcPr>
          <w:p w14:paraId="3675F22E" w14:textId="77777777" w:rsidR="003E16DE" w:rsidRPr="00840774" w:rsidRDefault="003E16DE" w:rsidP="003E16DE">
            <w:pPr>
              <w:spacing w:line="240" w:lineRule="auto"/>
            </w:pPr>
            <w:r>
              <w:t>T</w:t>
            </w:r>
            <w:proofErr w:type="gramStart"/>
            <w:r>
              <w:rPr>
                <w:vertAlign w:val="subscript"/>
              </w:rPr>
              <w:t>1,f</w:t>
            </w:r>
            <w:proofErr w:type="gramEnd"/>
          </w:p>
        </w:tc>
        <w:tc>
          <w:tcPr>
            <w:tcW w:w="0" w:type="auto"/>
          </w:tcPr>
          <w:p w14:paraId="65D8AC72" w14:textId="77777777" w:rsidR="003E16DE" w:rsidRPr="003E16DE" w:rsidRDefault="003E16DE" w:rsidP="003E16DE">
            <w:pPr>
              <w:spacing w:line="240" w:lineRule="auto"/>
              <w:jc w:val="center"/>
              <w:rPr>
                <w:vertAlign w:val="superscript"/>
              </w:rPr>
            </w:pPr>
            <w:r>
              <w:t>0.9 s</w:t>
            </w:r>
          </w:p>
        </w:tc>
        <w:tc>
          <w:tcPr>
            <w:tcW w:w="0" w:type="auto"/>
          </w:tcPr>
          <w:p w14:paraId="445C742B" w14:textId="77777777" w:rsidR="003E16DE" w:rsidRDefault="003E16DE" w:rsidP="003E16DE">
            <w:pPr>
              <w:spacing w:line="240" w:lineRule="auto"/>
              <w:jc w:val="center"/>
            </w:pPr>
            <w:r>
              <w:t>1.3 s</w:t>
            </w:r>
          </w:p>
        </w:tc>
      </w:tr>
      <w:tr w:rsidR="003E16DE" w14:paraId="1466160D" w14:textId="77777777" w:rsidTr="00227E41">
        <w:trPr>
          <w:trHeight w:val="213"/>
          <w:jc w:val="center"/>
        </w:trPr>
        <w:tc>
          <w:tcPr>
            <w:tcW w:w="0" w:type="auto"/>
          </w:tcPr>
          <w:p w14:paraId="4ACDF8E6" w14:textId="77777777" w:rsidR="003E16DE" w:rsidRPr="00840774" w:rsidRDefault="003E16DE" w:rsidP="003E16DE">
            <w:pPr>
              <w:spacing w:line="240" w:lineRule="auto"/>
            </w:pPr>
            <w:r>
              <w:t>T</w:t>
            </w:r>
            <w:proofErr w:type="gramStart"/>
            <w:r>
              <w:rPr>
                <w:vertAlign w:val="subscript"/>
              </w:rPr>
              <w:t>1,r</w:t>
            </w:r>
            <w:proofErr w:type="gramEnd"/>
          </w:p>
        </w:tc>
        <w:tc>
          <w:tcPr>
            <w:tcW w:w="0" w:type="auto"/>
          </w:tcPr>
          <w:p w14:paraId="5AD263FF" w14:textId="77777777" w:rsidR="003E16DE" w:rsidRPr="003E16DE" w:rsidRDefault="003E16DE" w:rsidP="003E16DE">
            <w:pPr>
              <w:spacing w:line="240" w:lineRule="auto"/>
              <w:jc w:val="center"/>
              <w:rPr>
                <w:vertAlign w:val="superscript"/>
              </w:rPr>
            </w:pPr>
            <w:r>
              <w:t>1.0 s</w:t>
            </w:r>
          </w:p>
        </w:tc>
        <w:tc>
          <w:tcPr>
            <w:tcW w:w="0" w:type="auto"/>
          </w:tcPr>
          <w:p w14:paraId="545322AC" w14:textId="77777777" w:rsidR="003E16DE" w:rsidRDefault="003E16DE" w:rsidP="003E16DE">
            <w:pPr>
              <w:spacing w:line="240" w:lineRule="auto"/>
              <w:jc w:val="center"/>
            </w:pPr>
            <w:r>
              <w:t>1.0 s</w:t>
            </w:r>
          </w:p>
        </w:tc>
      </w:tr>
      <w:tr w:rsidR="003E16DE" w14:paraId="1FA457FD" w14:textId="77777777" w:rsidTr="00227E41">
        <w:trPr>
          <w:trHeight w:val="211"/>
          <w:jc w:val="center"/>
        </w:trPr>
        <w:tc>
          <w:tcPr>
            <w:tcW w:w="0" w:type="auto"/>
          </w:tcPr>
          <w:p w14:paraId="2B68A3FA" w14:textId="77777777" w:rsidR="003E16DE" w:rsidRPr="00840774" w:rsidRDefault="003E16DE" w:rsidP="003E16DE">
            <w:pPr>
              <w:spacing w:line="240" w:lineRule="auto"/>
              <w:rPr>
                <w:vertAlign w:val="subscript"/>
              </w:rPr>
            </w:pPr>
            <w:r>
              <w:t>T</w:t>
            </w:r>
            <w:proofErr w:type="gramStart"/>
            <w:r>
              <w:rPr>
                <w:vertAlign w:val="subscript"/>
              </w:rPr>
              <w:t>2,f</w:t>
            </w:r>
            <w:proofErr w:type="gramEnd"/>
          </w:p>
        </w:tc>
        <w:tc>
          <w:tcPr>
            <w:tcW w:w="0" w:type="auto"/>
          </w:tcPr>
          <w:p w14:paraId="68676A96" w14:textId="77777777" w:rsidR="003E16DE" w:rsidRDefault="003E16DE" w:rsidP="003E16DE">
            <w:pPr>
              <w:spacing w:line="240" w:lineRule="auto"/>
              <w:jc w:val="center"/>
            </w:pPr>
            <w:r>
              <w:t xml:space="preserve">30 </w:t>
            </w:r>
            <w:proofErr w:type="spellStart"/>
            <w:r>
              <w:t>ms</w:t>
            </w:r>
            <w:proofErr w:type="spellEnd"/>
          </w:p>
        </w:tc>
        <w:tc>
          <w:tcPr>
            <w:tcW w:w="0" w:type="auto"/>
          </w:tcPr>
          <w:p w14:paraId="6270E23E" w14:textId="77777777" w:rsidR="003E16DE" w:rsidRDefault="003E16DE" w:rsidP="003E16DE">
            <w:pPr>
              <w:spacing w:line="240" w:lineRule="auto"/>
              <w:jc w:val="center"/>
            </w:pPr>
            <w:r>
              <w:t xml:space="preserve">55 </w:t>
            </w:r>
            <w:proofErr w:type="spellStart"/>
            <w:r>
              <w:t>ms</w:t>
            </w:r>
            <w:proofErr w:type="spellEnd"/>
          </w:p>
        </w:tc>
      </w:tr>
      <w:tr w:rsidR="003E16DE" w14:paraId="17853BB2" w14:textId="77777777" w:rsidTr="00227E41">
        <w:trPr>
          <w:trHeight w:val="66"/>
          <w:jc w:val="center"/>
        </w:trPr>
        <w:tc>
          <w:tcPr>
            <w:tcW w:w="0" w:type="auto"/>
            <w:tcBorders>
              <w:bottom w:val="single" w:sz="18" w:space="0" w:color="auto"/>
            </w:tcBorders>
          </w:tcPr>
          <w:p w14:paraId="7ED05B39" w14:textId="77777777" w:rsidR="003E16DE" w:rsidRPr="00840774" w:rsidRDefault="003E16DE" w:rsidP="003E16DE">
            <w:pPr>
              <w:spacing w:line="240" w:lineRule="auto"/>
              <w:rPr>
                <w:vertAlign w:val="subscript"/>
              </w:rPr>
            </w:pPr>
            <w:r>
              <w:t>T</w:t>
            </w:r>
            <w:proofErr w:type="gramStart"/>
            <w:r w:rsidRPr="00840774">
              <w:rPr>
                <w:vertAlign w:val="subscript"/>
              </w:rPr>
              <w:t>2,r</w:t>
            </w:r>
            <w:proofErr w:type="gramEnd"/>
          </w:p>
        </w:tc>
        <w:tc>
          <w:tcPr>
            <w:tcW w:w="0" w:type="auto"/>
            <w:tcBorders>
              <w:bottom w:val="single" w:sz="18" w:space="0" w:color="auto"/>
            </w:tcBorders>
          </w:tcPr>
          <w:p w14:paraId="1A48A381" w14:textId="77777777" w:rsidR="003E16DE" w:rsidRDefault="003E16DE" w:rsidP="003E16DE">
            <w:pPr>
              <w:spacing w:line="240" w:lineRule="auto"/>
              <w:jc w:val="center"/>
            </w:pPr>
            <w:r>
              <w:t xml:space="preserve">12 </w:t>
            </w:r>
            <w:proofErr w:type="spellStart"/>
            <w:r>
              <w:t>μs</w:t>
            </w:r>
            <w:proofErr w:type="spellEnd"/>
          </w:p>
        </w:tc>
        <w:tc>
          <w:tcPr>
            <w:tcW w:w="0" w:type="auto"/>
            <w:tcBorders>
              <w:bottom w:val="single" w:sz="18" w:space="0" w:color="auto"/>
            </w:tcBorders>
          </w:tcPr>
          <w:p w14:paraId="6FB540D6" w14:textId="77777777" w:rsidR="003E16DE" w:rsidRDefault="003E16DE" w:rsidP="003E16DE">
            <w:pPr>
              <w:spacing w:line="240" w:lineRule="auto"/>
              <w:jc w:val="center"/>
            </w:pPr>
            <w:r>
              <w:t xml:space="preserve">11 </w:t>
            </w:r>
            <w:proofErr w:type="spellStart"/>
            <w:r>
              <w:t>μs</w:t>
            </w:r>
            <w:proofErr w:type="spellEnd"/>
          </w:p>
        </w:tc>
      </w:tr>
    </w:tbl>
    <w:p w14:paraId="6D4FC925" w14:textId="77777777" w:rsidR="00840774" w:rsidRPr="00840774" w:rsidRDefault="00840774" w:rsidP="00840774">
      <w:pPr>
        <w:rPr>
          <w:lang w:eastAsia="en-CA"/>
        </w:rPr>
      </w:pPr>
    </w:p>
    <w:p w14:paraId="28E47419" w14:textId="77777777" w:rsidR="00840774" w:rsidRDefault="00840774">
      <w:pPr>
        <w:spacing w:after="0" w:line="240" w:lineRule="auto"/>
        <w:jc w:val="left"/>
        <w:rPr>
          <w:rFonts w:eastAsia="Times New Roman"/>
          <w:b/>
          <w:bCs/>
          <w:lang w:eastAsia="en-CA"/>
        </w:rPr>
      </w:pPr>
      <w:r>
        <w:br w:type="page"/>
      </w:r>
    </w:p>
    <w:p w14:paraId="5F46AD09" w14:textId="77777777" w:rsidR="00272A3E" w:rsidRPr="00B14D48" w:rsidRDefault="00840774" w:rsidP="00840774">
      <w:pPr>
        <w:pStyle w:val="Lgende"/>
      </w:pPr>
      <w:bookmarkStart w:id="168" w:name="_Ref493858636"/>
      <w:r>
        <w:t xml:space="preserve">Table </w:t>
      </w:r>
      <w:r w:rsidR="00AA2C01">
        <w:fldChar w:fldCharType="begin"/>
      </w:r>
      <w:r w:rsidR="00AA2C01">
        <w:instrText xml:space="preserve"> </w:instrText>
      </w:r>
      <w:r w:rsidR="00410A7E">
        <w:instrText>SEQ</w:instrText>
      </w:r>
      <w:r w:rsidR="00AA2C01">
        <w:instrText xml:space="preserve"> Table \* ARABIC </w:instrText>
      </w:r>
      <w:r w:rsidR="00AA2C01">
        <w:fldChar w:fldCharType="separate"/>
      </w:r>
      <w:r w:rsidR="000529E1">
        <w:rPr>
          <w:noProof/>
        </w:rPr>
        <w:t>2</w:t>
      </w:r>
      <w:r w:rsidR="00AA2C01">
        <w:rPr>
          <w:noProof/>
        </w:rPr>
        <w:fldChar w:fldCharType="end"/>
      </w:r>
      <w:bookmarkEnd w:id="168"/>
      <w:r>
        <w:t xml:space="preserve">. </w:t>
      </w:r>
      <w:proofErr w:type="spellStart"/>
      <w:r w:rsidR="00272A3E">
        <w:rPr>
          <w:b w:val="0"/>
        </w:rPr>
        <w:t>qMT</w:t>
      </w:r>
      <w:proofErr w:type="spellEnd"/>
      <w:r w:rsidR="00272A3E">
        <w:rPr>
          <w:b w:val="0"/>
        </w:rPr>
        <w:t xml:space="preserve"> protocols</w:t>
      </w:r>
      <w:r w:rsidR="00635797">
        <w:rPr>
          <w:b w:val="0"/>
        </w:rPr>
        <w:t xml:space="preserve"> </w:t>
      </w:r>
      <w:r w:rsidR="00780082">
        <w:rPr>
          <w:b w:val="0"/>
        </w:rPr>
        <w:t>used</w:t>
      </w:r>
      <w:r w:rsidR="00635797">
        <w:rPr>
          <w:b w:val="0"/>
        </w:rPr>
        <w:t xml:space="preserve"> in the Monte Carlo simulations. The repetition times, excitation flip angles, and number of acquisitions were matched for all protocols. The Uniform protocol is a two MT flip-angle with logarithmically uniform off-resonance frequencies. </w:t>
      </w:r>
      <w:r w:rsidR="00B14D48">
        <w:rPr>
          <w:b w:val="0"/>
        </w:rPr>
        <w:t xml:space="preserve">The CRLB protocol was optimized using Eq. 5 with the regularization parameter set to 0, and </w:t>
      </w:r>
      <w:proofErr w:type="spellStart"/>
      <w:r w:rsidR="00B14D48" w:rsidRPr="00B14D48">
        <w:rPr>
          <w:b w:val="0"/>
        </w:rPr>
        <w:t>CRLB</w:t>
      </w:r>
      <w:r w:rsidR="00B14D48" w:rsidRPr="00B14D48">
        <w:rPr>
          <w:b w:val="0"/>
          <w:vertAlign w:val="subscript"/>
        </w:rPr>
        <w:t>λ</w:t>
      </w:r>
      <w:proofErr w:type="spellEnd"/>
      <w:r w:rsidR="00B14D48" w:rsidRPr="00B14D48">
        <w:rPr>
          <w:b w:val="0"/>
          <w:vertAlign w:val="subscript"/>
        </w:rPr>
        <w:t>=0.5</w:t>
      </w:r>
      <w:r w:rsidR="00B14D48">
        <w:rPr>
          <w:b w:val="0"/>
        </w:rPr>
        <w:t xml:space="preserve"> was optimized using a regularization parameter of 0.5.</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1066"/>
        <w:gridCol w:w="704"/>
        <w:gridCol w:w="1105"/>
        <w:gridCol w:w="1066"/>
        <w:gridCol w:w="791"/>
        <w:gridCol w:w="1105"/>
        <w:gridCol w:w="1066"/>
        <w:gridCol w:w="791"/>
        <w:gridCol w:w="1103"/>
      </w:tblGrid>
      <w:tr w:rsidR="00DF0B58" w14:paraId="644EC353" w14:textId="77777777" w:rsidTr="00227E41">
        <w:trPr>
          <w:trHeight w:val="346"/>
        </w:trPr>
        <w:tc>
          <w:tcPr>
            <w:tcW w:w="462" w:type="pct"/>
          </w:tcPr>
          <w:p w14:paraId="356916D3" w14:textId="77777777" w:rsidR="00270DF4" w:rsidRDefault="00270DF4" w:rsidP="00270DF4">
            <w:pPr>
              <w:spacing w:after="0" w:line="240" w:lineRule="auto"/>
              <w:jc w:val="left"/>
            </w:pPr>
          </w:p>
        </w:tc>
        <w:tc>
          <w:tcPr>
            <w:tcW w:w="1482" w:type="pct"/>
            <w:gridSpan w:val="3"/>
            <w:tcBorders>
              <w:top w:val="single" w:sz="18" w:space="0" w:color="auto"/>
              <w:bottom w:val="single" w:sz="18" w:space="0" w:color="auto"/>
            </w:tcBorders>
          </w:tcPr>
          <w:p w14:paraId="1B9D6D5A" w14:textId="77777777" w:rsidR="00270DF4" w:rsidRDefault="00270DF4" w:rsidP="00270DF4">
            <w:pPr>
              <w:spacing w:after="0" w:line="240" w:lineRule="auto"/>
              <w:jc w:val="center"/>
            </w:pPr>
            <w:r>
              <w:t>Uniform</w:t>
            </w:r>
          </w:p>
        </w:tc>
        <w:tc>
          <w:tcPr>
            <w:tcW w:w="1528" w:type="pct"/>
            <w:gridSpan w:val="3"/>
            <w:tcBorders>
              <w:top w:val="single" w:sz="18" w:space="0" w:color="auto"/>
              <w:bottom w:val="single" w:sz="18" w:space="0" w:color="auto"/>
            </w:tcBorders>
          </w:tcPr>
          <w:p w14:paraId="0178E13A" w14:textId="77777777" w:rsidR="00270DF4" w:rsidRDefault="00270DF4" w:rsidP="00270DF4">
            <w:pPr>
              <w:spacing w:after="0" w:line="240" w:lineRule="auto"/>
              <w:jc w:val="center"/>
            </w:pPr>
            <w:r>
              <w:t>CRLB</w:t>
            </w:r>
          </w:p>
        </w:tc>
        <w:tc>
          <w:tcPr>
            <w:tcW w:w="1528" w:type="pct"/>
            <w:gridSpan w:val="3"/>
            <w:tcBorders>
              <w:top w:val="single" w:sz="18" w:space="0" w:color="auto"/>
              <w:bottom w:val="single" w:sz="18" w:space="0" w:color="auto"/>
            </w:tcBorders>
          </w:tcPr>
          <w:p w14:paraId="15652525" w14:textId="77777777" w:rsidR="00270DF4" w:rsidRDefault="00270DF4" w:rsidP="00270DF4">
            <w:pPr>
              <w:spacing w:after="0" w:line="240" w:lineRule="auto"/>
              <w:jc w:val="center"/>
            </w:pPr>
            <w:proofErr w:type="spellStart"/>
            <w:r>
              <w:t>CRLB</w:t>
            </w:r>
            <w:r w:rsidR="00B14D48" w:rsidRPr="00B14D48">
              <w:rPr>
                <w:vertAlign w:val="subscript"/>
              </w:rPr>
              <w:t>λ</w:t>
            </w:r>
            <w:proofErr w:type="spellEnd"/>
            <w:r w:rsidR="00B14D48" w:rsidRPr="00B14D48">
              <w:rPr>
                <w:vertAlign w:val="subscript"/>
              </w:rPr>
              <w:t>=</w:t>
            </w:r>
            <w:r w:rsidRPr="00B14D48">
              <w:rPr>
                <w:vertAlign w:val="subscript"/>
              </w:rPr>
              <w:t>0</w:t>
            </w:r>
            <w:r w:rsidRPr="00270DF4">
              <w:rPr>
                <w:vertAlign w:val="subscript"/>
              </w:rPr>
              <w:t>.5</w:t>
            </w:r>
          </w:p>
        </w:tc>
      </w:tr>
      <w:tr w:rsidR="00BE5360" w14:paraId="6422C7AD" w14:textId="77777777" w:rsidTr="00227E41">
        <w:trPr>
          <w:trHeight w:val="364"/>
        </w:trPr>
        <w:tc>
          <w:tcPr>
            <w:tcW w:w="462" w:type="pct"/>
          </w:tcPr>
          <w:p w14:paraId="3CA8260D" w14:textId="77777777" w:rsidR="00270DF4" w:rsidRDefault="00270DF4" w:rsidP="00270DF4">
            <w:pPr>
              <w:spacing w:after="0" w:line="240" w:lineRule="auto"/>
              <w:jc w:val="left"/>
            </w:pPr>
            <w:proofErr w:type="spellStart"/>
            <w:r>
              <w:t>Acq</w:t>
            </w:r>
            <w:proofErr w:type="spellEnd"/>
            <w:r>
              <w:t>. #</w:t>
            </w:r>
          </w:p>
        </w:tc>
        <w:tc>
          <w:tcPr>
            <w:tcW w:w="550" w:type="pct"/>
            <w:tcBorders>
              <w:top w:val="single" w:sz="18" w:space="0" w:color="auto"/>
              <w:bottom w:val="single" w:sz="12" w:space="0" w:color="auto"/>
            </w:tcBorders>
          </w:tcPr>
          <w:p w14:paraId="19C88942" w14:textId="77777777" w:rsidR="00270DF4" w:rsidRDefault="00270DF4" w:rsidP="00270DF4">
            <w:pPr>
              <w:spacing w:after="0" w:line="240" w:lineRule="auto"/>
              <w:jc w:val="center"/>
            </w:pPr>
            <w:r>
              <w:t>TR/α</w:t>
            </w:r>
          </w:p>
        </w:tc>
        <w:tc>
          <w:tcPr>
            <w:tcW w:w="363" w:type="pct"/>
            <w:tcBorders>
              <w:top w:val="single" w:sz="18" w:space="0" w:color="auto"/>
              <w:bottom w:val="single" w:sz="12" w:space="0" w:color="auto"/>
            </w:tcBorders>
          </w:tcPr>
          <w:p w14:paraId="3D4655DC" w14:textId="77777777" w:rsidR="00270DF4" w:rsidRPr="00270DF4" w:rsidRDefault="00270DF4" w:rsidP="00270DF4">
            <w:pPr>
              <w:spacing w:after="0" w:line="240" w:lineRule="auto"/>
              <w:jc w:val="center"/>
              <w:rPr>
                <w:vertAlign w:val="subscript"/>
              </w:rPr>
            </w:pPr>
            <w:r>
              <w:t>α</w:t>
            </w:r>
            <w:r>
              <w:rPr>
                <w:vertAlign w:val="subscript"/>
              </w:rPr>
              <w:t>MT</w:t>
            </w:r>
          </w:p>
        </w:tc>
        <w:tc>
          <w:tcPr>
            <w:tcW w:w="570" w:type="pct"/>
            <w:tcBorders>
              <w:top w:val="single" w:sz="18" w:space="0" w:color="auto"/>
              <w:bottom w:val="single" w:sz="12" w:space="0" w:color="auto"/>
            </w:tcBorders>
          </w:tcPr>
          <w:p w14:paraId="4E58AB31" w14:textId="77777777" w:rsidR="00270DF4" w:rsidRDefault="00270DF4" w:rsidP="00270DF4">
            <w:pPr>
              <w:spacing w:after="0" w:line="240" w:lineRule="auto"/>
              <w:jc w:val="center"/>
            </w:pPr>
            <w:r>
              <w:t>Δ (Hz)</w:t>
            </w:r>
          </w:p>
        </w:tc>
        <w:tc>
          <w:tcPr>
            <w:tcW w:w="550" w:type="pct"/>
            <w:tcBorders>
              <w:top w:val="single" w:sz="18" w:space="0" w:color="auto"/>
              <w:bottom w:val="single" w:sz="12" w:space="0" w:color="auto"/>
            </w:tcBorders>
          </w:tcPr>
          <w:p w14:paraId="3AAC6193" w14:textId="77777777" w:rsidR="00270DF4" w:rsidRDefault="00270DF4" w:rsidP="00270DF4">
            <w:pPr>
              <w:spacing w:after="0" w:line="240" w:lineRule="auto"/>
              <w:jc w:val="center"/>
            </w:pPr>
            <w:r>
              <w:t>TR/α</w:t>
            </w:r>
          </w:p>
        </w:tc>
        <w:tc>
          <w:tcPr>
            <w:tcW w:w="408" w:type="pct"/>
            <w:tcBorders>
              <w:top w:val="single" w:sz="18" w:space="0" w:color="auto"/>
              <w:bottom w:val="single" w:sz="12" w:space="0" w:color="auto"/>
            </w:tcBorders>
          </w:tcPr>
          <w:p w14:paraId="02281807" w14:textId="77777777" w:rsidR="00270DF4" w:rsidRDefault="00270DF4" w:rsidP="00270DF4">
            <w:pPr>
              <w:spacing w:after="0" w:line="240" w:lineRule="auto"/>
              <w:jc w:val="center"/>
            </w:pPr>
            <w:r>
              <w:t>α</w:t>
            </w:r>
            <w:r>
              <w:rPr>
                <w:vertAlign w:val="subscript"/>
              </w:rPr>
              <w:t>MT</w:t>
            </w:r>
          </w:p>
        </w:tc>
        <w:tc>
          <w:tcPr>
            <w:tcW w:w="570" w:type="pct"/>
            <w:tcBorders>
              <w:top w:val="single" w:sz="18" w:space="0" w:color="auto"/>
              <w:bottom w:val="single" w:sz="12" w:space="0" w:color="auto"/>
            </w:tcBorders>
          </w:tcPr>
          <w:p w14:paraId="572E6CEE" w14:textId="77777777" w:rsidR="00270DF4" w:rsidRDefault="00270DF4" w:rsidP="00270DF4">
            <w:pPr>
              <w:spacing w:after="0" w:line="240" w:lineRule="auto"/>
              <w:jc w:val="center"/>
            </w:pPr>
            <w:r>
              <w:t>Δ (Hz)</w:t>
            </w:r>
          </w:p>
        </w:tc>
        <w:tc>
          <w:tcPr>
            <w:tcW w:w="550" w:type="pct"/>
            <w:tcBorders>
              <w:top w:val="single" w:sz="18" w:space="0" w:color="auto"/>
              <w:bottom w:val="single" w:sz="12" w:space="0" w:color="auto"/>
            </w:tcBorders>
          </w:tcPr>
          <w:p w14:paraId="2B15BCA2" w14:textId="77777777" w:rsidR="00270DF4" w:rsidRDefault="00270DF4" w:rsidP="00270DF4">
            <w:pPr>
              <w:spacing w:after="0" w:line="240" w:lineRule="auto"/>
              <w:jc w:val="center"/>
            </w:pPr>
            <w:r>
              <w:t>TR/α</w:t>
            </w:r>
          </w:p>
        </w:tc>
        <w:tc>
          <w:tcPr>
            <w:tcW w:w="408" w:type="pct"/>
            <w:tcBorders>
              <w:top w:val="single" w:sz="18" w:space="0" w:color="auto"/>
              <w:bottom w:val="single" w:sz="12" w:space="0" w:color="auto"/>
            </w:tcBorders>
          </w:tcPr>
          <w:p w14:paraId="7BF258FB" w14:textId="77777777" w:rsidR="00270DF4" w:rsidRDefault="00270DF4" w:rsidP="00270DF4">
            <w:pPr>
              <w:spacing w:after="0" w:line="240" w:lineRule="auto"/>
              <w:jc w:val="center"/>
            </w:pPr>
            <w:r>
              <w:t>α</w:t>
            </w:r>
            <w:r>
              <w:rPr>
                <w:vertAlign w:val="subscript"/>
              </w:rPr>
              <w:t>MT</w:t>
            </w:r>
          </w:p>
        </w:tc>
        <w:tc>
          <w:tcPr>
            <w:tcW w:w="570" w:type="pct"/>
            <w:tcBorders>
              <w:top w:val="single" w:sz="18" w:space="0" w:color="auto"/>
              <w:bottom w:val="single" w:sz="12" w:space="0" w:color="auto"/>
            </w:tcBorders>
          </w:tcPr>
          <w:p w14:paraId="1B4C95FD" w14:textId="77777777" w:rsidR="00270DF4" w:rsidRDefault="00270DF4" w:rsidP="00270DF4">
            <w:pPr>
              <w:spacing w:after="0" w:line="240" w:lineRule="auto"/>
              <w:jc w:val="center"/>
            </w:pPr>
            <w:r>
              <w:t>Δ (Hz)</w:t>
            </w:r>
          </w:p>
        </w:tc>
      </w:tr>
      <w:tr w:rsidR="00BE5360" w14:paraId="3BB7002E" w14:textId="77777777" w:rsidTr="00BE5360">
        <w:trPr>
          <w:trHeight w:val="346"/>
        </w:trPr>
        <w:tc>
          <w:tcPr>
            <w:tcW w:w="462" w:type="pct"/>
          </w:tcPr>
          <w:p w14:paraId="25531D9A" w14:textId="77777777" w:rsidR="00191D4A" w:rsidRDefault="00191D4A" w:rsidP="00270DF4">
            <w:pPr>
              <w:spacing w:after="0" w:line="240" w:lineRule="auto"/>
              <w:jc w:val="left"/>
            </w:pPr>
            <w:r>
              <w:t>1</w:t>
            </w:r>
          </w:p>
        </w:tc>
        <w:tc>
          <w:tcPr>
            <w:tcW w:w="550" w:type="pct"/>
            <w:vMerge w:val="restart"/>
            <w:tcBorders>
              <w:top w:val="single" w:sz="12" w:space="0" w:color="auto"/>
            </w:tcBorders>
          </w:tcPr>
          <w:p w14:paraId="00A36A0D" w14:textId="77777777" w:rsidR="00191D4A" w:rsidRDefault="00191D4A" w:rsidP="00270DF4">
            <w:pPr>
              <w:spacing w:after="0" w:line="240" w:lineRule="auto"/>
              <w:jc w:val="center"/>
            </w:pPr>
          </w:p>
          <w:p w14:paraId="182824AE" w14:textId="77777777" w:rsidR="00191D4A" w:rsidRDefault="00191D4A" w:rsidP="00270DF4">
            <w:pPr>
              <w:spacing w:after="0" w:line="240" w:lineRule="auto"/>
              <w:jc w:val="center"/>
            </w:pPr>
          </w:p>
          <w:p w14:paraId="5713E447" w14:textId="77777777" w:rsidR="00191D4A" w:rsidRDefault="00191D4A" w:rsidP="00270DF4">
            <w:pPr>
              <w:spacing w:after="0" w:line="240" w:lineRule="auto"/>
              <w:jc w:val="center"/>
            </w:pPr>
          </w:p>
          <w:p w14:paraId="31295E8F" w14:textId="77777777" w:rsidR="00191D4A" w:rsidRDefault="00191D4A" w:rsidP="00270DF4">
            <w:pPr>
              <w:spacing w:after="0" w:line="240" w:lineRule="auto"/>
              <w:jc w:val="center"/>
            </w:pPr>
          </w:p>
          <w:p w14:paraId="1B1D5F2E" w14:textId="77777777" w:rsidR="00191D4A" w:rsidRDefault="00191D4A" w:rsidP="00270DF4">
            <w:pPr>
              <w:spacing w:after="0" w:line="240" w:lineRule="auto"/>
              <w:jc w:val="center"/>
            </w:pPr>
          </w:p>
          <w:p w14:paraId="50D92946" w14:textId="77777777" w:rsidR="00BE5360" w:rsidRDefault="00BE5360" w:rsidP="00270DF4">
            <w:pPr>
              <w:spacing w:after="0" w:line="240" w:lineRule="auto"/>
              <w:jc w:val="center"/>
            </w:pPr>
          </w:p>
          <w:p w14:paraId="361139CC" w14:textId="77777777" w:rsidR="00191D4A" w:rsidRDefault="00191D4A" w:rsidP="00270DF4">
            <w:pPr>
              <w:spacing w:after="0" w:line="240" w:lineRule="auto"/>
              <w:jc w:val="center"/>
            </w:pPr>
            <w:r>
              <w:t>25ms/7°</w:t>
            </w:r>
          </w:p>
        </w:tc>
        <w:tc>
          <w:tcPr>
            <w:tcW w:w="363" w:type="pct"/>
            <w:vMerge w:val="restart"/>
            <w:tcBorders>
              <w:top w:val="single" w:sz="12" w:space="0" w:color="auto"/>
            </w:tcBorders>
          </w:tcPr>
          <w:p w14:paraId="4DE31901" w14:textId="77777777" w:rsidR="00191D4A" w:rsidRDefault="00191D4A" w:rsidP="00270DF4">
            <w:pPr>
              <w:spacing w:after="0" w:line="240" w:lineRule="auto"/>
              <w:jc w:val="center"/>
            </w:pPr>
          </w:p>
          <w:p w14:paraId="1C4329A9" w14:textId="77777777" w:rsidR="00191D4A" w:rsidRDefault="00191D4A" w:rsidP="00270DF4">
            <w:pPr>
              <w:spacing w:after="0" w:line="240" w:lineRule="auto"/>
              <w:jc w:val="center"/>
            </w:pPr>
          </w:p>
          <w:p w14:paraId="57A1FA41" w14:textId="77777777" w:rsidR="00BE5360" w:rsidRPr="00BE5360" w:rsidRDefault="00BE5360" w:rsidP="00270DF4">
            <w:pPr>
              <w:spacing w:after="0" w:line="240" w:lineRule="auto"/>
              <w:jc w:val="center"/>
              <w:rPr>
                <w:sz w:val="14"/>
                <w:szCs w:val="14"/>
              </w:rPr>
            </w:pPr>
          </w:p>
          <w:p w14:paraId="7C0A82DA" w14:textId="77777777" w:rsidR="00191D4A" w:rsidRDefault="00191D4A" w:rsidP="00270DF4">
            <w:pPr>
              <w:spacing w:after="0" w:line="240" w:lineRule="auto"/>
              <w:jc w:val="center"/>
            </w:pPr>
            <w:r>
              <w:t>142°</w:t>
            </w:r>
          </w:p>
        </w:tc>
        <w:tc>
          <w:tcPr>
            <w:tcW w:w="570" w:type="pct"/>
            <w:tcBorders>
              <w:top w:val="single" w:sz="12" w:space="0" w:color="auto"/>
            </w:tcBorders>
          </w:tcPr>
          <w:p w14:paraId="3A4ACCF9" w14:textId="77777777" w:rsidR="00191D4A" w:rsidRDefault="009D118F" w:rsidP="00270DF4">
            <w:pPr>
              <w:spacing w:after="0" w:line="240" w:lineRule="auto"/>
              <w:jc w:val="center"/>
            </w:pPr>
            <w:r>
              <w:t>432.9</w:t>
            </w:r>
          </w:p>
        </w:tc>
        <w:tc>
          <w:tcPr>
            <w:tcW w:w="550" w:type="pct"/>
            <w:vMerge w:val="restart"/>
            <w:tcBorders>
              <w:top w:val="single" w:sz="12" w:space="0" w:color="auto"/>
            </w:tcBorders>
          </w:tcPr>
          <w:p w14:paraId="62A635F6" w14:textId="77777777" w:rsidR="00191D4A" w:rsidRDefault="00191D4A" w:rsidP="00270DF4">
            <w:pPr>
              <w:spacing w:after="0" w:line="240" w:lineRule="auto"/>
              <w:jc w:val="center"/>
            </w:pPr>
          </w:p>
          <w:p w14:paraId="1D70FF7A" w14:textId="77777777" w:rsidR="00191D4A" w:rsidRDefault="00191D4A" w:rsidP="00270DF4">
            <w:pPr>
              <w:spacing w:after="0" w:line="240" w:lineRule="auto"/>
              <w:jc w:val="center"/>
            </w:pPr>
          </w:p>
          <w:p w14:paraId="1305AE62" w14:textId="77777777" w:rsidR="00191D4A" w:rsidRDefault="00191D4A" w:rsidP="00270DF4">
            <w:pPr>
              <w:spacing w:after="0" w:line="240" w:lineRule="auto"/>
              <w:jc w:val="center"/>
            </w:pPr>
          </w:p>
          <w:p w14:paraId="5BFFAEE1" w14:textId="77777777" w:rsidR="00191D4A" w:rsidRDefault="00191D4A" w:rsidP="00270DF4">
            <w:pPr>
              <w:spacing w:after="0" w:line="240" w:lineRule="auto"/>
              <w:jc w:val="center"/>
            </w:pPr>
          </w:p>
          <w:p w14:paraId="7AE4E04D" w14:textId="77777777" w:rsidR="00191D4A" w:rsidRDefault="00191D4A" w:rsidP="00270DF4">
            <w:pPr>
              <w:spacing w:after="0" w:line="240" w:lineRule="auto"/>
              <w:jc w:val="center"/>
            </w:pPr>
          </w:p>
          <w:p w14:paraId="397DDFC3" w14:textId="77777777" w:rsidR="00BE5360" w:rsidRDefault="00BE5360" w:rsidP="00270DF4">
            <w:pPr>
              <w:spacing w:after="0" w:line="240" w:lineRule="auto"/>
              <w:jc w:val="center"/>
            </w:pPr>
          </w:p>
          <w:p w14:paraId="2CFE03FF" w14:textId="77777777" w:rsidR="00191D4A" w:rsidRDefault="00191D4A" w:rsidP="00270DF4">
            <w:pPr>
              <w:spacing w:after="0" w:line="240" w:lineRule="auto"/>
              <w:jc w:val="center"/>
            </w:pPr>
            <w:r>
              <w:t>25ms/7°</w:t>
            </w:r>
          </w:p>
        </w:tc>
        <w:tc>
          <w:tcPr>
            <w:tcW w:w="408" w:type="pct"/>
            <w:tcBorders>
              <w:top w:val="single" w:sz="12" w:space="0" w:color="auto"/>
            </w:tcBorders>
          </w:tcPr>
          <w:p w14:paraId="27EC2468" w14:textId="77777777" w:rsidR="00191D4A" w:rsidRDefault="00DF0B58" w:rsidP="00270DF4">
            <w:pPr>
              <w:spacing w:after="0" w:line="240" w:lineRule="auto"/>
              <w:jc w:val="center"/>
            </w:pPr>
            <w:r>
              <w:t>200.0</w:t>
            </w:r>
          </w:p>
        </w:tc>
        <w:tc>
          <w:tcPr>
            <w:tcW w:w="570" w:type="pct"/>
            <w:tcBorders>
              <w:top w:val="single" w:sz="12" w:space="0" w:color="auto"/>
            </w:tcBorders>
          </w:tcPr>
          <w:p w14:paraId="293D6A4C" w14:textId="77777777" w:rsidR="00191D4A" w:rsidRDefault="00DF0B58" w:rsidP="00270DF4">
            <w:pPr>
              <w:spacing w:after="0" w:line="240" w:lineRule="auto"/>
              <w:jc w:val="center"/>
            </w:pPr>
            <w:r>
              <w:t>300.0</w:t>
            </w:r>
          </w:p>
        </w:tc>
        <w:tc>
          <w:tcPr>
            <w:tcW w:w="550" w:type="pct"/>
            <w:vMerge w:val="restart"/>
            <w:tcBorders>
              <w:top w:val="single" w:sz="12" w:space="0" w:color="auto"/>
            </w:tcBorders>
          </w:tcPr>
          <w:p w14:paraId="3423A826" w14:textId="77777777" w:rsidR="00191D4A" w:rsidRDefault="00191D4A" w:rsidP="00270DF4">
            <w:pPr>
              <w:spacing w:after="0" w:line="240" w:lineRule="auto"/>
              <w:jc w:val="center"/>
            </w:pPr>
          </w:p>
          <w:p w14:paraId="56F678AB" w14:textId="77777777" w:rsidR="00191D4A" w:rsidRDefault="00191D4A" w:rsidP="00270DF4">
            <w:pPr>
              <w:spacing w:after="0" w:line="240" w:lineRule="auto"/>
              <w:jc w:val="center"/>
            </w:pPr>
          </w:p>
          <w:p w14:paraId="4880212C" w14:textId="77777777" w:rsidR="00191D4A" w:rsidRDefault="00191D4A" w:rsidP="00270DF4">
            <w:pPr>
              <w:spacing w:after="0" w:line="240" w:lineRule="auto"/>
              <w:jc w:val="center"/>
            </w:pPr>
          </w:p>
          <w:p w14:paraId="768561C8" w14:textId="77777777" w:rsidR="00191D4A" w:rsidRDefault="00191D4A" w:rsidP="00270DF4">
            <w:pPr>
              <w:spacing w:after="0" w:line="240" w:lineRule="auto"/>
              <w:jc w:val="center"/>
            </w:pPr>
          </w:p>
          <w:p w14:paraId="76053CD3" w14:textId="77777777" w:rsidR="00191D4A" w:rsidRDefault="00191D4A" w:rsidP="00270DF4">
            <w:pPr>
              <w:spacing w:after="0" w:line="240" w:lineRule="auto"/>
              <w:jc w:val="center"/>
            </w:pPr>
          </w:p>
          <w:p w14:paraId="41FB5E91" w14:textId="77777777" w:rsidR="00BE5360" w:rsidRDefault="00BE5360" w:rsidP="00270DF4">
            <w:pPr>
              <w:spacing w:after="0" w:line="240" w:lineRule="auto"/>
              <w:jc w:val="center"/>
            </w:pPr>
          </w:p>
          <w:p w14:paraId="6367BA83" w14:textId="77777777" w:rsidR="00191D4A" w:rsidRDefault="00191D4A" w:rsidP="00270DF4">
            <w:pPr>
              <w:spacing w:after="0" w:line="240" w:lineRule="auto"/>
              <w:jc w:val="center"/>
            </w:pPr>
            <w:r>
              <w:t>25ms/7°</w:t>
            </w:r>
          </w:p>
        </w:tc>
        <w:tc>
          <w:tcPr>
            <w:tcW w:w="408" w:type="pct"/>
            <w:tcBorders>
              <w:top w:val="single" w:sz="12" w:space="0" w:color="auto"/>
            </w:tcBorders>
          </w:tcPr>
          <w:p w14:paraId="1D6B2BA1" w14:textId="77777777" w:rsidR="00191D4A" w:rsidRDefault="00DF0B58" w:rsidP="00270DF4">
            <w:pPr>
              <w:spacing w:after="0" w:line="240" w:lineRule="auto"/>
              <w:jc w:val="center"/>
            </w:pPr>
            <w:r>
              <w:t>200.0</w:t>
            </w:r>
          </w:p>
        </w:tc>
        <w:tc>
          <w:tcPr>
            <w:tcW w:w="570" w:type="pct"/>
            <w:tcBorders>
              <w:top w:val="single" w:sz="12" w:space="0" w:color="auto"/>
            </w:tcBorders>
          </w:tcPr>
          <w:p w14:paraId="33757284" w14:textId="77777777" w:rsidR="00191D4A" w:rsidRDefault="00BE5360" w:rsidP="00270DF4">
            <w:pPr>
              <w:spacing w:after="0" w:line="240" w:lineRule="auto"/>
              <w:jc w:val="center"/>
            </w:pPr>
            <w:r>
              <w:t>300.0</w:t>
            </w:r>
          </w:p>
        </w:tc>
      </w:tr>
      <w:tr w:rsidR="00BE5360" w14:paraId="51CE97FB" w14:textId="77777777" w:rsidTr="00BE5360">
        <w:trPr>
          <w:trHeight w:val="364"/>
        </w:trPr>
        <w:tc>
          <w:tcPr>
            <w:tcW w:w="462" w:type="pct"/>
          </w:tcPr>
          <w:p w14:paraId="768EB076" w14:textId="77777777" w:rsidR="00191D4A" w:rsidRDefault="00191D4A" w:rsidP="00270DF4">
            <w:pPr>
              <w:spacing w:after="0" w:line="240" w:lineRule="auto"/>
              <w:jc w:val="left"/>
            </w:pPr>
            <w:r>
              <w:t>2</w:t>
            </w:r>
          </w:p>
        </w:tc>
        <w:tc>
          <w:tcPr>
            <w:tcW w:w="550" w:type="pct"/>
            <w:vMerge/>
          </w:tcPr>
          <w:p w14:paraId="5B149135" w14:textId="77777777" w:rsidR="00191D4A" w:rsidRDefault="00191D4A" w:rsidP="00270DF4">
            <w:pPr>
              <w:spacing w:after="0" w:line="240" w:lineRule="auto"/>
              <w:jc w:val="center"/>
            </w:pPr>
          </w:p>
        </w:tc>
        <w:tc>
          <w:tcPr>
            <w:tcW w:w="363" w:type="pct"/>
            <w:vMerge/>
          </w:tcPr>
          <w:p w14:paraId="3F137F49" w14:textId="77777777" w:rsidR="00191D4A" w:rsidRDefault="00191D4A" w:rsidP="00270DF4">
            <w:pPr>
              <w:spacing w:after="0" w:line="240" w:lineRule="auto"/>
              <w:jc w:val="center"/>
            </w:pPr>
          </w:p>
        </w:tc>
        <w:tc>
          <w:tcPr>
            <w:tcW w:w="570" w:type="pct"/>
          </w:tcPr>
          <w:p w14:paraId="6A06F5F9" w14:textId="77777777" w:rsidR="00191D4A" w:rsidRDefault="009D118F" w:rsidP="00270DF4">
            <w:pPr>
              <w:spacing w:after="0" w:line="240" w:lineRule="auto"/>
              <w:jc w:val="center"/>
            </w:pPr>
            <w:r>
              <w:t>1 087.5</w:t>
            </w:r>
          </w:p>
        </w:tc>
        <w:tc>
          <w:tcPr>
            <w:tcW w:w="550" w:type="pct"/>
            <w:vMerge/>
          </w:tcPr>
          <w:p w14:paraId="28174539" w14:textId="77777777" w:rsidR="00191D4A" w:rsidRDefault="00191D4A" w:rsidP="00270DF4">
            <w:pPr>
              <w:spacing w:after="0" w:line="240" w:lineRule="auto"/>
              <w:jc w:val="center"/>
            </w:pPr>
          </w:p>
        </w:tc>
        <w:tc>
          <w:tcPr>
            <w:tcW w:w="408" w:type="pct"/>
          </w:tcPr>
          <w:p w14:paraId="1FC76789" w14:textId="77777777" w:rsidR="00191D4A" w:rsidRDefault="00DF0B58" w:rsidP="00270DF4">
            <w:pPr>
              <w:spacing w:after="0" w:line="240" w:lineRule="auto"/>
              <w:jc w:val="center"/>
            </w:pPr>
            <w:r>
              <w:t>250.0</w:t>
            </w:r>
          </w:p>
        </w:tc>
        <w:tc>
          <w:tcPr>
            <w:tcW w:w="570" w:type="pct"/>
          </w:tcPr>
          <w:p w14:paraId="3FDBC5B7" w14:textId="77777777" w:rsidR="00191D4A" w:rsidRDefault="00DF0B58" w:rsidP="00270DF4">
            <w:pPr>
              <w:spacing w:after="0" w:line="240" w:lineRule="auto"/>
              <w:jc w:val="center"/>
            </w:pPr>
            <w:r>
              <w:t>1 903.9</w:t>
            </w:r>
          </w:p>
        </w:tc>
        <w:tc>
          <w:tcPr>
            <w:tcW w:w="550" w:type="pct"/>
            <w:vMerge/>
          </w:tcPr>
          <w:p w14:paraId="6D3CDA3D" w14:textId="77777777" w:rsidR="00191D4A" w:rsidRDefault="00191D4A" w:rsidP="00270DF4">
            <w:pPr>
              <w:spacing w:after="0" w:line="240" w:lineRule="auto"/>
              <w:jc w:val="center"/>
            </w:pPr>
          </w:p>
        </w:tc>
        <w:tc>
          <w:tcPr>
            <w:tcW w:w="408" w:type="pct"/>
          </w:tcPr>
          <w:p w14:paraId="528D516B" w14:textId="77777777" w:rsidR="00191D4A" w:rsidRDefault="00DF0B58" w:rsidP="00270DF4">
            <w:pPr>
              <w:spacing w:after="0" w:line="240" w:lineRule="auto"/>
              <w:jc w:val="center"/>
            </w:pPr>
            <w:r>
              <w:t>250.0</w:t>
            </w:r>
          </w:p>
        </w:tc>
        <w:tc>
          <w:tcPr>
            <w:tcW w:w="570" w:type="pct"/>
          </w:tcPr>
          <w:p w14:paraId="12794812" w14:textId="77777777" w:rsidR="00191D4A" w:rsidRDefault="00BE5360" w:rsidP="00270DF4">
            <w:pPr>
              <w:spacing w:after="0" w:line="240" w:lineRule="auto"/>
              <w:jc w:val="center"/>
            </w:pPr>
            <w:r>
              <w:t>1609.5</w:t>
            </w:r>
          </w:p>
        </w:tc>
      </w:tr>
      <w:tr w:rsidR="00BE5360" w14:paraId="0A11E819" w14:textId="77777777" w:rsidTr="00BE5360">
        <w:trPr>
          <w:trHeight w:val="346"/>
        </w:trPr>
        <w:tc>
          <w:tcPr>
            <w:tcW w:w="462" w:type="pct"/>
          </w:tcPr>
          <w:p w14:paraId="7DA94FEC" w14:textId="77777777" w:rsidR="00191D4A" w:rsidRDefault="00191D4A" w:rsidP="00270DF4">
            <w:pPr>
              <w:spacing w:after="0" w:line="240" w:lineRule="auto"/>
              <w:jc w:val="left"/>
            </w:pPr>
            <w:r>
              <w:t>3</w:t>
            </w:r>
          </w:p>
        </w:tc>
        <w:tc>
          <w:tcPr>
            <w:tcW w:w="550" w:type="pct"/>
            <w:vMerge/>
          </w:tcPr>
          <w:p w14:paraId="636C0579" w14:textId="77777777" w:rsidR="00191D4A" w:rsidRDefault="00191D4A" w:rsidP="00270DF4">
            <w:pPr>
              <w:spacing w:after="0" w:line="240" w:lineRule="auto"/>
              <w:jc w:val="center"/>
            </w:pPr>
          </w:p>
        </w:tc>
        <w:tc>
          <w:tcPr>
            <w:tcW w:w="363" w:type="pct"/>
            <w:vMerge/>
          </w:tcPr>
          <w:p w14:paraId="421ACCCC" w14:textId="77777777" w:rsidR="00191D4A" w:rsidRDefault="00191D4A" w:rsidP="00270DF4">
            <w:pPr>
              <w:spacing w:after="0" w:line="240" w:lineRule="auto"/>
              <w:jc w:val="center"/>
            </w:pPr>
          </w:p>
        </w:tc>
        <w:tc>
          <w:tcPr>
            <w:tcW w:w="570" w:type="pct"/>
          </w:tcPr>
          <w:p w14:paraId="192F7FC9" w14:textId="77777777" w:rsidR="00191D4A" w:rsidRDefault="009D118F" w:rsidP="00270DF4">
            <w:pPr>
              <w:spacing w:after="0" w:line="240" w:lineRule="auto"/>
              <w:jc w:val="center"/>
            </w:pPr>
            <w:r>
              <w:t>2 731.6</w:t>
            </w:r>
          </w:p>
        </w:tc>
        <w:tc>
          <w:tcPr>
            <w:tcW w:w="550" w:type="pct"/>
            <w:vMerge/>
          </w:tcPr>
          <w:p w14:paraId="4E45F50C" w14:textId="77777777" w:rsidR="00191D4A" w:rsidRDefault="00191D4A" w:rsidP="00270DF4">
            <w:pPr>
              <w:spacing w:after="0" w:line="240" w:lineRule="auto"/>
              <w:jc w:val="center"/>
            </w:pPr>
          </w:p>
        </w:tc>
        <w:tc>
          <w:tcPr>
            <w:tcW w:w="408" w:type="pct"/>
          </w:tcPr>
          <w:p w14:paraId="6CD69B95" w14:textId="77777777" w:rsidR="00191D4A" w:rsidRDefault="00DF0B58" w:rsidP="00270DF4">
            <w:pPr>
              <w:spacing w:after="0" w:line="240" w:lineRule="auto"/>
              <w:jc w:val="center"/>
            </w:pPr>
            <w:r>
              <w:t>700.0</w:t>
            </w:r>
          </w:p>
        </w:tc>
        <w:tc>
          <w:tcPr>
            <w:tcW w:w="570" w:type="pct"/>
          </w:tcPr>
          <w:p w14:paraId="001B9540" w14:textId="77777777" w:rsidR="00191D4A" w:rsidRDefault="00DF0B58" w:rsidP="00270DF4">
            <w:pPr>
              <w:spacing w:after="0" w:line="240" w:lineRule="auto"/>
              <w:jc w:val="center"/>
            </w:pPr>
            <w:r>
              <w:t>1 609.5</w:t>
            </w:r>
          </w:p>
        </w:tc>
        <w:tc>
          <w:tcPr>
            <w:tcW w:w="550" w:type="pct"/>
            <w:vMerge/>
          </w:tcPr>
          <w:p w14:paraId="3D395DF0" w14:textId="77777777" w:rsidR="00191D4A" w:rsidRDefault="00191D4A" w:rsidP="00270DF4">
            <w:pPr>
              <w:spacing w:after="0" w:line="240" w:lineRule="auto"/>
              <w:jc w:val="center"/>
            </w:pPr>
          </w:p>
        </w:tc>
        <w:tc>
          <w:tcPr>
            <w:tcW w:w="408" w:type="pct"/>
          </w:tcPr>
          <w:p w14:paraId="5CD5A80A" w14:textId="77777777" w:rsidR="00191D4A" w:rsidRDefault="00DF0B58" w:rsidP="00270DF4">
            <w:pPr>
              <w:spacing w:after="0" w:line="240" w:lineRule="auto"/>
              <w:jc w:val="center"/>
            </w:pPr>
            <w:r>
              <w:t>700.0</w:t>
            </w:r>
          </w:p>
        </w:tc>
        <w:tc>
          <w:tcPr>
            <w:tcW w:w="570" w:type="pct"/>
          </w:tcPr>
          <w:p w14:paraId="0B9C666C" w14:textId="77777777" w:rsidR="00191D4A" w:rsidRDefault="00BE5360" w:rsidP="00270DF4">
            <w:pPr>
              <w:spacing w:after="0" w:line="240" w:lineRule="auto"/>
              <w:jc w:val="center"/>
            </w:pPr>
            <w:r>
              <w:t>1609.5</w:t>
            </w:r>
          </w:p>
        </w:tc>
      </w:tr>
      <w:tr w:rsidR="00BE5360" w14:paraId="7BCBC412" w14:textId="77777777" w:rsidTr="00BE5360">
        <w:trPr>
          <w:trHeight w:val="364"/>
        </w:trPr>
        <w:tc>
          <w:tcPr>
            <w:tcW w:w="462" w:type="pct"/>
          </w:tcPr>
          <w:p w14:paraId="6C01B6A9" w14:textId="77777777" w:rsidR="00191D4A" w:rsidRDefault="00191D4A" w:rsidP="00270DF4">
            <w:pPr>
              <w:spacing w:after="0" w:line="240" w:lineRule="auto"/>
              <w:jc w:val="left"/>
            </w:pPr>
            <w:r>
              <w:t>4</w:t>
            </w:r>
          </w:p>
        </w:tc>
        <w:tc>
          <w:tcPr>
            <w:tcW w:w="550" w:type="pct"/>
            <w:vMerge/>
          </w:tcPr>
          <w:p w14:paraId="18C95859" w14:textId="77777777" w:rsidR="00191D4A" w:rsidRDefault="00191D4A" w:rsidP="00270DF4">
            <w:pPr>
              <w:spacing w:after="0" w:line="240" w:lineRule="auto"/>
              <w:jc w:val="center"/>
            </w:pPr>
          </w:p>
        </w:tc>
        <w:tc>
          <w:tcPr>
            <w:tcW w:w="363" w:type="pct"/>
            <w:vMerge/>
          </w:tcPr>
          <w:p w14:paraId="7F4F17FC" w14:textId="77777777" w:rsidR="00191D4A" w:rsidRDefault="00191D4A" w:rsidP="00270DF4">
            <w:pPr>
              <w:spacing w:after="0" w:line="240" w:lineRule="auto"/>
              <w:jc w:val="center"/>
            </w:pPr>
          </w:p>
        </w:tc>
        <w:tc>
          <w:tcPr>
            <w:tcW w:w="570" w:type="pct"/>
          </w:tcPr>
          <w:p w14:paraId="18580D98" w14:textId="77777777" w:rsidR="00191D4A" w:rsidRDefault="009D118F" w:rsidP="00270DF4">
            <w:pPr>
              <w:spacing w:after="0" w:line="240" w:lineRule="auto"/>
              <w:jc w:val="center"/>
            </w:pPr>
            <w:r>
              <w:t>6 861.6</w:t>
            </w:r>
          </w:p>
        </w:tc>
        <w:tc>
          <w:tcPr>
            <w:tcW w:w="550" w:type="pct"/>
            <w:vMerge/>
          </w:tcPr>
          <w:p w14:paraId="050E3B31" w14:textId="77777777" w:rsidR="00191D4A" w:rsidRDefault="00191D4A" w:rsidP="00270DF4">
            <w:pPr>
              <w:spacing w:after="0" w:line="240" w:lineRule="auto"/>
              <w:jc w:val="center"/>
            </w:pPr>
          </w:p>
        </w:tc>
        <w:tc>
          <w:tcPr>
            <w:tcW w:w="408" w:type="pct"/>
          </w:tcPr>
          <w:p w14:paraId="0E017868" w14:textId="77777777" w:rsidR="00191D4A" w:rsidRDefault="00DF0B58" w:rsidP="00270DF4">
            <w:pPr>
              <w:spacing w:after="0" w:line="240" w:lineRule="auto"/>
              <w:jc w:val="center"/>
            </w:pPr>
            <w:r>
              <w:t>700.0</w:t>
            </w:r>
          </w:p>
        </w:tc>
        <w:tc>
          <w:tcPr>
            <w:tcW w:w="570" w:type="pct"/>
          </w:tcPr>
          <w:p w14:paraId="6974EAB2" w14:textId="77777777" w:rsidR="00191D4A" w:rsidRDefault="00DF0B58" w:rsidP="00270DF4">
            <w:pPr>
              <w:spacing w:after="0" w:line="240" w:lineRule="auto"/>
              <w:jc w:val="center"/>
            </w:pPr>
            <w:r>
              <w:t>12 083.6</w:t>
            </w:r>
          </w:p>
        </w:tc>
        <w:tc>
          <w:tcPr>
            <w:tcW w:w="550" w:type="pct"/>
            <w:vMerge/>
          </w:tcPr>
          <w:p w14:paraId="455CA25A" w14:textId="77777777" w:rsidR="00191D4A" w:rsidRDefault="00191D4A" w:rsidP="00270DF4">
            <w:pPr>
              <w:spacing w:after="0" w:line="240" w:lineRule="auto"/>
              <w:jc w:val="center"/>
            </w:pPr>
          </w:p>
        </w:tc>
        <w:tc>
          <w:tcPr>
            <w:tcW w:w="408" w:type="pct"/>
          </w:tcPr>
          <w:p w14:paraId="0DCD41EC" w14:textId="77777777" w:rsidR="00191D4A" w:rsidRDefault="00DF0B58" w:rsidP="00270DF4">
            <w:pPr>
              <w:spacing w:after="0" w:line="240" w:lineRule="auto"/>
              <w:jc w:val="center"/>
            </w:pPr>
            <w:r>
              <w:t>700.0</w:t>
            </w:r>
          </w:p>
        </w:tc>
        <w:tc>
          <w:tcPr>
            <w:tcW w:w="570" w:type="pct"/>
          </w:tcPr>
          <w:p w14:paraId="1666AB71" w14:textId="77777777" w:rsidR="00191D4A" w:rsidRDefault="00BE5360" w:rsidP="00270DF4">
            <w:pPr>
              <w:spacing w:after="0" w:line="240" w:lineRule="auto"/>
              <w:jc w:val="center"/>
            </w:pPr>
            <w:r>
              <w:t>12 083.6</w:t>
            </w:r>
          </w:p>
        </w:tc>
      </w:tr>
      <w:tr w:rsidR="00BE5360" w14:paraId="767DADA6" w14:textId="77777777" w:rsidTr="00BE5360">
        <w:trPr>
          <w:trHeight w:val="346"/>
        </w:trPr>
        <w:tc>
          <w:tcPr>
            <w:tcW w:w="462" w:type="pct"/>
          </w:tcPr>
          <w:p w14:paraId="532DE551" w14:textId="77777777" w:rsidR="00191D4A" w:rsidRDefault="00191D4A" w:rsidP="00270DF4">
            <w:pPr>
              <w:spacing w:after="0" w:line="240" w:lineRule="auto"/>
              <w:jc w:val="left"/>
            </w:pPr>
            <w:r>
              <w:t>5</w:t>
            </w:r>
          </w:p>
        </w:tc>
        <w:tc>
          <w:tcPr>
            <w:tcW w:w="550" w:type="pct"/>
            <w:vMerge/>
          </w:tcPr>
          <w:p w14:paraId="22C33B28" w14:textId="77777777" w:rsidR="00191D4A" w:rsidRDefault="00191D4A" w:rsidP="00270DF4">
            <w:pPr>
              <w:spacing w:after="0" w:line="240" w:lineRule="auto"/>
              <w:jc w:val="center"/>
            </w:pPr>
          </w:p>
        </w:tc>
        <w:tc>
          <w:tcPr>
            <w:tcW w:w="363" w:type="pct"/>
            <w:vMerge/>
            <w:tcBorders>
              <w:bottom w:val="single" w:sz="12" w:space="0" w:color="auto"/>
            </w:tcBorders>
          </w:tcPr>
          <w:p w14:paraId="36C12222" w14:textId="77777777" w:rsidR="00191D4A" w:rsidRDefault="00191D4A" w:rsidP="00270DF4">
            <w:pPr>
              <w:spacing w:after="0" w:line="240" w:lineRule="auto"/>
              <w:jc w:val="center"/>
            </w:pPr>
          </w:p>
        </w:tc>
        <w:tc>
          <w:tcPr>
            <w:tcW w:w="570" w:type="pct"/>
            <w:tcBorders>
              <w:bottom w:val="single" w:sz="12" w:space="0" w:color="auto"/>
            </w:tcBorders>
          </w:tcPr>
          <w:p w14:paraId="2A473976" w14:textId="77777777" w:rsidR="00191D4A" w:rsidRDefault="009D118F" w:rsidP="00270DF4">
            <w:pPr>
              <w:spacing w:after="0" w:line="240" w:lineRule="auto"/>
              <w:jc w:val="center"/>
            </w:pPr>
            <w:r>
              <w:t xml:space="preserve">17 235.5 </w:t>
            </w:r>
          </w:p>
        </w:tc>
        <w:tc>
          <w:tcPr>
            <w:tcW w:w="550" w:type="pct"/>
            <w:vMerge/>
          </w:tcPr>
          <w:p w14:paraId="097425CF" w14:textId="77777777" w:rsidR="00191D4A" w:rsidRDefault="00191D4A" w:rsidP="00270DF4">
            <w:pPr>
              <w:spacing w:after="0" w:line="240" w:lineRule="auto"/>
              <w:jc w:val="center"/>
            </w:pPr>
          </w:p>
        </w:tc>
        <w:tc>
          <w:tcPr>
            <w:tcW w:w="408" w:type="pct"/>
          </w:tcPr>
          <w:p w14:paraId="47DB23AE" w14:textId="77777777" w:rsidR="00191D4A" w:rsidRDefault="00DF0B58" w:rsidP="00270DF4">
            <w:pPr>
              <w:spacing w:after="0" w:line="240" w:lineRule="auto"/>
              <w:jc w:val="center"/>
            </w:pPr>
            <w:r>
              <w:t>700.0</w:t>
            </w:r>
          </w:p>
        </w:tc>
        <w:tc>
          <w:tcPr>
            <w:tcW w:w="570" w:type="pct"/>
          </w:tcPr>
          <w:p w14:paraId="3CF4ADDE" w14:textId="77777777" w:rsidR="00191D4A" w:rsidRDefault="00DF0B58" w:rsidP="00270DF4">
            <w:pPr>
              <w:spacing w:after="0" w:line="240" w:lineRule="auto"/>
              <w:jc w:val="center"/>
            </w:pPr>
            <w:r>
              <w:t>1 903.9</w:t>
            </w:r>
          </w:p>
        </w:tc>
        <w:tc>
          <w:tcPr>
            <w:tcW w:w="550" w:type="pct"/>
            <w:vMerge/>
          </w:tcPr>
          <w:p w14:paraId="11BEE775" w14:textId="77777777" w:rsidR="00191D4A" w:rsidRDefault="00191D4A" w:rsidP="00270DF4">
            <w:pPr>
              <w:spacing w:after="0" w:line="240" w:lineRule="auto"/>
              <w:jc w:val="center"/>
            </w:pPr>
          </w:p>
        </w:tc>
        <w:tc>
          <w:tcPr>
            <w:tcW w:w="408" w:type="pct"/>
          </w:tcPr>
          <w:p w14:paraId="63C223C2" w14:textId="77777777" w:rsidR="00191D4A" w:rsidRDefault="00DF0B58" w:rsidP="00270DF4">
            <w:pPr>
              <w:spacing w:after="0" w:line="240" w:lineRule="auto"/>
              <w:jc w:val="center"/>
            </w:pPr>
            <w:r>
              <w:t>700.0</w:t>
            </w:r>
          </w:p>
        </w:tc>
        <w:tc>
          <w:tcPr>
            <w:tcW w:w="570" w:type="pct"/>
          </w:tcPr>
          <w:p w14:paraId="29E2A26B" w14:textId="77777777" w:rsidR="00191D4A" w:rsidRDefault="00BE5360" w:rsidP="00270DF4">
            <w:pPr>
              <w:spacing w:after="0" w:line="240" w:lineRule="auto"/>
              <w:jc w:val="center"/>
            </w:pPr>
            <w:r>
              <w:t>2 252.2</w:t>
            </w:r>
          </w:p>
        </w:tc>
      </w:tr>
      <w:tr w:rsidR="00BE5360" w14:paraId="644F001F" w14:textId="77777777" w:rsidTr="00BE5360">
        <w:trPr>
          <w:trHeight w:val="346"/>
        </w:trPr>
        <w:tc>
          <w:tcPr>
            <w:tcW w:w="462" w:type="pct"/>
          </w:tcPr>
          <w:p w14:paraId="4E7B9DC8" w14:textId="77777777" w:rsidR="00191D4A" w:rsidRDefault="00191D4A" w:rsidP="00270DF4">
            <w:pPr>
              <w:spacing w:after="0" w:line="240" w:lineRule="auto"/>
              <w:jc w:val="left"/>
            </w:pPr>
            <w:r>
              <w:t>6</w:t>
            </w:r>
          </w:p>
        </w:tc>
        <w:tc>
          <w:tcPr>
            <w:tcW w:w="550" w:type="pct"/>
            <w:vMerge/>
          </w:tcPr>
          <w:p w14:paraId="7760F1D2" w14:textId="77777777" w:rsidR="00191D4A" w:rsidRDefault="00191D4A" w:rsidP="00270DF4">
            <w:pPr>
              <w:spacing w:after="0" w:line="240" w:lineRule="auto"/>
              <w:jc w:val="center"/>
            </w:pPr>
          </w:p>
        </w:tc>
        <w:tc>
          <w:tcPr>
            <w:tcW w:w="363" w:type="pct"/>
            <w:vMerge w:val="restart"/>
            <w:tcBorders>
              <w:top w:val="single" w:sz="12" w:space="0" w:color="auto"/>
              <w:bottom w:val="single" w:sz="24" w:space="0" w:color="auto"/>
            </w:tcBorders>
          </w:tcPr>
          <w:p w14:paraId="5D2A0245" w14:textId="77777777" w:rsidR="00191D4A" w:rsidRDefault="00191D4A" w:rsidP="00270DF4">
            <w:pPr>
              <w:spacing w:after="0" w:line="240" w:lineRule="auto"/>
              <w:jc w:val="center"/>
            </w:pPr>
          </w:p>
          <w:p w14:paraId="2FA5EA02" w14:textId="77777777" w:rsidR="00191D4A" w:rsidRDefault="00191D4A" w:rsidP="00270DF4">
            <w:pPr>
              <w:spacing w:after="0" w:line="240" w:lineRule="auto"/>
              <w:jc w:val="center"/>
            </w:pPr>
          </w:p>
          <w:p w14:paraId="0B0F1982" w14:textId="77777777" w:rsidR="00BE5360" w:rsidRDefault="00BE5360" w:rsidP="00270DF4">
            <w:pPr>
              <w:spacing w:after="0" w:line="240" w:lineRule="auto"/>
              <w:jc w:val="center"/>
            </w:pPr>
          </w:p>
          <w:p w14:paraId="5D524E57" w14:textId="77777777" w:rsidR="00191D4A" w:rsidRDefault="00191D4A" w:rsidP="00270DF4">
            <w:pPr>
              <w:spacing w:after="0" w:line="240" w:lineRule="auto"/>
              <w:jc w:val="center"/>
            </w:pPr>
            <w:r>
              <w:t>426°</w:t>
            </w:r>
          </w:p>
        </w:tc>
        <w:tc>
          <w:tcPr>
            <w:tcW w:w="570" w:type="pct"/>
            <w:tcBorders>
              <w:top w:val="single" w:sz="12" w:space="0" w:color="auto"/>
            </w:tcBorders>
          </w:tcPr>
          <w:p w14:paraId="39944FB3" w14:textId="77777777" w:rsidR="00191D4A" w:rsidRDefault="009D118F" w:rsidP="00270DF4">
            <w:pPr>
              <w:spacing w:after="0" w:line="240" w:lineRule="auto"/>
              <w:jc w:val="center"/>
            </w:pPr>
            <w:r>
              <w:t>432.9</w:t>
            </w:r>
          </w:p>
        </w:tc>
        <w:tc>
          <w:tcPr>
            <w:tcW w:w="550" w:type="pct"/>
            <w:vMerge/>
          </w:tcPr>
          <w:p w14:paraId="09C255AE" w14:textId="77777777" w:rsidR="00191D4A" w:rsidRDefault="00191D4A" w:rsidP="00270DF4">
            <w:pPr>
              <w:spacing w:after="0" w:line="240" w:lineRule="auto"/>
              <w:jc w:val="center"/>
            </w:pPr>
          </w:p>
        </w:tc>
        <w:tc>
          <w:tcPr>
            <w:tcW w:w="408" w:type="pct"/>
          </w:tcPr>
          <w:p w14:paraId="7F5DAAE8" w14:textId="77777777" w:rsidR="00191D4A" w:rsidRDefault="00DF0B58" w:rsidP="00270DF4">
            <w:pPr>
              <w:spacing w:after="0" w:line="240" w:lineRule="auto"/>
              <w:jc w:val="center"/>
            </w:pPr>
            <w:r>
              <w:t>250.0</w:t>
            </w:r>
          </w:p>
        </w:tc>
        <w:tc>
          <w:tcPr>
            <w:tcW w:w="570" w:type="pct"/>
          </w:tcPr>
          <w:p w14:paraId="4772770C" w14:textId="77777777" w:rsidR="00191D4A" w:rsidRDefault="00DF0B58" w:rsidP="00270DF4">
            <w:pPr>
              <w:spacing w:after="0" w:line="240" w:lineRule="auto"/>
              <w:jc w:val="center"/>
            </w:pPr>
            <w:r>
              <w:t>2 252.2</w:t>
            </w:r>
          </w:p>
        </w:tc>
        <w:tc>
          <w:tcPr>
            <w:tcW w:w="550" w:type="pct"/>
            <w:vMerge/>
          </w:tcPr>
          <w:p w14:paraId="0D4DEF70" w14:textId="77777777" w:rsidR="00191D4A" w:rsidRDefault="00191D4A" w:rsidP="00270DF4">
            <w:pPr>
              <w:spacing w:after="0" w:line="240" w:lineRule="auto"/>
              <w:jc w:val="center"/>
            </w:pPr>
          </w:p>
        </w:tc>
        <w:tc>
          <w:tcPr>
            <w:tcW w:w="408" w:type="pct"/>
          </w:tcPr>
          <w:p w14:paraId="01E75AA2" w14:textId="77777777" w:rsidR="00191D4A" w:rsidRDefault="00DF0B58" w:rsidP="00270DF4">
            <w:pPr>
              <w:spacing w:after="0" w:line="240" w:lineRule="auto"/>
              <w:jc w:val="center"/>
            </w:pPr>
            <w:r>
              <w:t>200.0</w:t>
            </w:r>
          </w:p>
        </w:tc>
        <w:tc>
          <w:tcPr>
            <w:tcW w:w="570" w:type="pct"/>
          </w:tcPr>
          <w:p w14:paraId="238C9C25" w14:textId="77777777" w:rsidR="00191D4A" w:rsidRDefault="00BE5360" w:rsidP="00270DF4">
            <w:pPr>
              <w:spacing w:after="0" w:line="240" w:lineRule="auto"/>
              <w:jc w:val="center"/>
            </w:pPr>
            <w:r>
              <w:t>1 903.9</w:t>
            </w:r>
          </w:p>
        </w:tc>
      </w:tr>
      <w:tr w:rsidR="00BE5360" w14:paraId="043D992C" w14:textId="77777777" w:rsidTr="00BE5360">
        <w:trPr>
          <w:trHeight w:val="364"/>
        </w:trPr>
        <w:tc>
          <w:tcPr>
            <w:tcW w:w="462" w:type="pct"/>
          </w:tcPr>
          <w:p w14:paraId="45C49D72" w14:textId="77777777" w:rsidR="00191D4A" w:rsidRDefault="00191D4A" w:rsidP="00270DF4">
            <w:pPr>
              <w:spacing w:after="0" w:line="240" w:lineRule="auto"/>
              <w:jc w:val="left"/>
            </w:pPr>
            <w:r>
              <w:t>7</w:t>
            </w:r>
          </w:p>
        </w:tc>
        <w:tc>
          <w:tcPr>
            <w:tcW w:w="550" w:type="pct"/>
            <w:vMerge/>
          </w:tcPr>
          <w:p w14:paraId="22D905BE" w14:textId="77777777" w:rsidR="00191D4A" w:rsidRDefault="00191D4A" w:rsidP="00270DF4">
            <w:pPr>
              <w:spacing w:after="0" w:line="240" w:lineRule="auto"/>
              <w:jc w:val="center"/>
            </w:pPr>
          </w:p>
        </w:tc>
        <w:tc>
          <w:tcPr>
            <w:tcW w:w="363" w:type="pct"/>
            <w:vMerge/>
            <w:tcBorders>
              <w:bottom w:val="single" w:sz="24" w:space="0" w:color="auto"/>
            </w:tcBorders>
          </w:tcPr>
          <w:p w14:paraId="7ABE1001" w14:textId="77777777" w:rsidR="00191D4A" w:rsidRDefault="00191D4A" w:rsidP="00270DF4">
            <w:pPr>
              <w:spacing w:after="0" w:line="240" w:lineRule="auto"/>
              <w:jc w:val="center"/>
            </w:pPr>
          </w:p>
        </w:tc>
        <w:tc>
          <w:tcPr>
            <w:tcW w:w="570" w:type="pct"/>
          </w:tcPr>
          <w:p w14:paraId="6878E93A" w14:textId="77777777" w:rsidR="00191D4A" w:rsidRDefault="009D118F" w:rsidP="00270DF4">
            <w:pPr>
              <w:spacing w:after="0" w:line="240" w:lineRule="auto"/>
              <w:jc w:val="center"/>
            </w:pPr>
            <w:r>
              <w:t>1 087.5</w:t>
            </w:r>
          </w:p>
        </w:tc>
        <w:tc>
          <w:tcPr>
            <w:tcW w:w="550" w:type="pct"/>
            <w:vMerge/>
          </w:tcPr>
          <w:p w14:paraId="01984172" w14:textId="77777777" w:rsidR="00191D4A" w:rsidRDefault="00191D4A" w:rsidP="00270DF4">
            <w:pPr>
              <w:spacing w:after="0" w:line="240" w:lineRule="auto"/>
              <w:jc w:val="center"/>
            </w:pPr>
          </w:p>
        </w:tc>
        <w:tc>
          <w:tcPr>
            <w:tcW w:w="408" w:type="pct"/>
          </w:tcPr>
          <w:p w14:paraId="4913710E" w14:textId="77777777" w:rsidR="00191D4A" w:rsidRDefault="00DF0B58" w:rsidP="00270DF4">
            <w:pPr>
              <w:spacing w:after="0" w:line="240" w:lineRule="auto"/>
              <w:jc w:val="center"/>
            </w:pPr>
            <w:r>
              <w:t>150.0</w:t>
            </w:r>
          </w:p>
        </w:tc>
        <w:tc>
          <w:tcPr>
            <w:tcW w:w="570" w:type="pct"/>
          </w:tcPr>
          <w:p w14:paraId="09E4FA3C" w14:textId="77777777" w:rsidR="00191D4A" w:rsidRDefault="00DF0B58" w:rsidP="00270DF4">
            <w:pPr>
              <w:spacing w:after="0" w:line="240" w:lineRule="auto"/>
              <w:jc w:val="center"/>
            </w:pPr>
            <w:r>
              <w:t>300.0</w:t>
            </w:r>
          </w:p>
        </w:tc>
        <w:tc>
          <w:tcPr>
            <w:tcW w:w="550" w:type="pct"/>
            <w:vMerge/>
          </w:tcPr>
          <w:p w14:paraId="30608E10" w14:textId="77777777" w:rsidR="00191D4A" w:rsidRDefault="00191D4A" w:rsidP="00270DF4">
            <w:pPr>
              <w:spacing w:after="0" w:line="240" w:lineRule="auto"/>
              <w:jc w:val="center"/>
            </w:pPr>
          </w:p>
        </w:tc>
        <w:tc>
          <w:tcPr>
            <w:tcW w:w="408" w:type="pct"/>
          </w:tcPr>
          <w:p w14:paraId="0336D37C" w14:textId="77777777" w:rsidR="00191D4A" w:rsidRDefault="00DF0B58" w:rsidP="00270DF4">
            <w:pPr>
              <w:spacing w:after="0" w:line="240" w:lineRule="auto"/>
              <w:jc w:val="center"/>
            </w:pPr>
            <w:r>
              <w:t>650.0</w:t>
            </w:r>
          </w:p>
        </w:tc>
        <w:tc>
          <w:tcPr>
            <w:tcW w:w="570" w:type="pct"/>
          </w:tcPr>
          <w:p w14:paraId="695BDD17" w14:textId="77777777" w:rsidR="00191D4A" w:rsidRDefault="00BE5360" w:rsidP="00270DF4">
            <w:pPr>
              <w:spacing w:after="0" w:line="240" w:lineRule="auto"/>
              <w:jc w:val="center"/>
            </w:pPr>
            <w:r>
              <w:t>300.0</w:t>
            </w:r>
          </w:p>
        </w:tc>
      </w:tr>
      <w:tr w:rsidR="00BE5360" w14:paraId="289E362C" w14:textId="77777777" w:rsidTr="00BE5360">
        <w:trPr>
          <w:trHeight w:val="346"/>
        </w:trPr>
        <w:tc>
          <w:tcPr>
            <w:tcW w:w="462" w:type="pct"/>
          </w:tcPr>
          <w:p w14:paraId="4A29E0FC" w14:textId="77777777" w:rsidR="00191D4A" w:rsidRDefault="00191D4A" w:rsidP="00270DF4">
            <w:pPr>
              <w:spacing w:after="0" w:line="240" w:lineRule="auto"/>
              <w:jc w:val="left"/>
            </w:pPr>
            <w:r>
              <w:t>8</w:t>
            </w:r>
          </w:p>
        </w:tc>
        <w:tc>
          <w:tcPr>
            <w:tcW w:w="550" w:type="pct"/>
            <w:vMerge/>
          </w:tcPr>
          <w:p w14:paraId="43A8FFA2" w14:textId="77777777" w:rsidR="00191D4A" w:rsidRDefault="00191D4A" w:rsidP="00270DF4">
            <w:pPr>
              <w:spacing w:after="0" w:line="240" w:lineRule="auto"/>
              <w:jc w:val="center"/>
            </w:pPr>
          </w:p>
        </w:tc>
        <w:tc>
          <w:tcPr>
            <w:tcW w:w="363" w:type="pct"/>
            <w:vMerge/>
            <w:tcBorders>
              <w:bottom w:val="single" w:sz="24" w:space="0" w:color="auto"/>
            </w:tcBorders>
          </w:tcPr>
          <w:p w14:paraId="4563CCC2" w14:textId="77777777" w:rsidR="00191D4A" w:rsidRDefault="00191D4A" w:rsidP="00270DF4">
            <w:pPr>
              <w:spacing w:after="0" w:line="240" w:lineRule="auto"/>
              <w:jc w:val="center"/>
            </w:pPr>
          </w:p>
        </w:tc>
        <w:tc>
          <w:tcPr>
            <w:tcW w:w="570" w:type="pct"/>
          </w:tcPr>
          <w:p w14:paraId="20B2FF54" w14:textId="77777777" w:rsidR="00191D4A" w:rsidRDefault="009D118F" w:rsidP="00270DF4">
            <w:pPr>
              <w:spacing w:after="0" w:line="240" w:lineRule="auto"/>
              <w:jc w:val="center"/>
            </w:pPr>
            <w:r>
              <w:t>2 731.6</w:t>
            </w:r>
          </w:p>
        </w:tc>
        <w:tc>
          <w:tcPr>
            <w:tcW w:w="550" w:type="pct"/>
            <w:vMerge/>
          </w:tcPr>
          <w:p w14:paraId="0DF9EC9F" w14:textId="77777777" w:rsidR="00191D4A" w:rsidRDefault="00191D4A" w:rsidP="00270DF4">
            <w:pPr>
              <w:spacing w:after="0" w:line="240" w:lineRule="auto"/>
              <w:jc w:val="center"/>
            </w:pPr>
          </w:p>
        </w:tc>
        <w:tc>
          <w:tcPr>
            <w:tcW w:w="408" w:type="pct"/>
          </w:tcPr>
          <w:p w14:paraId="47F73E97" w14:textId="77777777" w:rsidR="00191D4A" w:rsidRDefault="00DF0B58" w:rsidP="00270DF4">
            <w:pPr>
              <w:spacing w:after="0" w:line="240" w:lineRule="auto"/>
              <w:jc w:val="center"/>
            </w:pPr>
            <w:r>
              <w:t>700.0</w:t>
            </w:r>
          </w:p>
        </w:tc>
        <w:tc>
          <w:tcPr>
            <w:tcW w:w="570" w:type="pct"/>
          </w:tcPr>
          <w:p w14:paraId="732914D9" w14:textId="77777777" w:rsidR="00191D4A" w:rsidRDefault="00DF0B58" w:rsidP="00270DF4">
            <w:pPr>
              <w:spacing w:after="0" w:line="240" w:lineRule="auto"/>
              <w:jc w:val="center"/>
            </w:pPr>
            <w:r>
              <w:t>1 360.6</w:t>
            </w:r>
          </w:p>
        </w:tc>
        <w:tc>
          <w:tcPr>
            <w:tcW w:w="550" w:type="pct"/>
            <w:vMerge/>
          </w:tcPr>
          <w:p w14:paraId="0A11BB8D" w14:textId="77777777" w:rsidR="00191D4A" w:rsidRDefault="00191D4A" w:rsidP="00270DF4">
            <w:pPr>
              <w:spacing w:after="0" w:line="240" w:lineRule="auto"/>
              <w:jc w:val="center"/>
            </w:pPr>
          </w:p>
        </w:tc>
        <w:tc>
          <w:tcPr>
            <w:tcW w:w="408" w:type="pct"/>
          </w:tcPr>
          <w:p w14:paraId="6554C74B" w14:textId="77777777" w:rsidR="00191D4A" w:rsidRDefault="00DF0B58" w:rsidP="00270DF4">
            <w:pPr>
              <w:spacing w:after="0" w:line="240" w:lineRule="auto"/>
              <w:jc w:val="center"/>
            </w:pPr>
            <w:r>
              <w:t>200.0</w:t>
            </w:r>
          </w:p>
        </w:tc>
        <w:tc>
          <w:tcPr>
            <w:tcW w:w="570" w:type="pct"/>
          </w:tcPr>
          <w:p w14:paraId="006E757F" w14:textId="77777777" w:rsidR="00191D4A" w:rsidRDefault="00BE5360" w:rsidP="00270DF4">
            <w:pPr>
              <w:spacing w:after="0" w:line="240" w:lineRule="auto"/>
              <w:jc w:val="center"/>
            </w:pPr>
            <w:r>
              <w:t>1 360.6</w:t>
            </w:r>
          </w:p>
        </w:tc>
      </w:tr>
      <w:tr w:rsidR="00BE5360" w14:paraId="49BF2CC4" w14:textId="77777777" w:rsidTr="00BE5360">
        <w:trPr>
          <w:trHeight w:val="364"/>
        </w:trPr>
        <w:tc>
          <w:tcPr>
            <w:tcW w:w="462" w:type="pct"/>
          </w:tcPr>
          <w:p w14:paraId="5890EFD4" w14:textId="77777777" w:rsidR="00191D4A" w:rsidRDefault="00191D4A" w:rsidP="00270DF4">
            <w:pPr>
              <w:spacing w:after="0" w:line="240" w:lineRule="auto"/>
              <w:jc w:val="left"/>
            </w:pPr>
            <w:r>
              <w:t>9</w:t>
            </w:r>
          </w:p>
        </w:tc>
        <w:tc>
          <w:tcPr>
            <w:tcW w:w="550" w:type="pct"/>
            <w:vMerge/>
          </w:tcPr>
          <w:p w14:paraId="4B4D860C" w14:textId="77777777" w:rsidR="00191D4A" w:rsidRDefault="00191D4A" w:rsidP="00270DF4">
            <w:pPr>
              <w:spacing w:after="0" w:line="240" w:lineRule="auto"/>
              <w:jc w:val="center"/>
            </w:pPr>
          </w:p>
        </w:tc>
        <w:tc>
          <w:tcPr>
            <w:tcW w:w="363" w:type="pct"/>
            <w:vMerge/>
            <w:tcBorders>
              <w:bottom w:val="single" w:sz="24" w:space="0" w:color="auto"/>
            </w:tcBorders>
          </w:tcPr>
          <w:p w14:paraId="781C5D69" w14:textId="77777777" w:rsidR="00191D4A" w:rsidRDefault="00191D4A" w:rsidP="00270DF4">
            <w:pPr>
              <w:spacing w:after="0" w:line="240" w:lineRule="auto"/>
              <w:jc w:val="center"/>
            </w:pPr>
          </w:p>
        </w:tc>
        <w:tc>
          <w:tcPr>
            <w:tcW w:w="570" w:type="pct"/>
          </w:tcPr>
          <w:p w14:paraId="73388A4A" w14:textId="77777777" w:rsidR="00191D4A" w:rsidRDefault="009D118F" w:rsidP="00270DF4">
            <w:pPr>
              <w:spacing w:after="0" w:line="240" w:lineRule="auto"/>
              <w:jc w:val="center"/>
            </w:pPr>
            <w:r>
              <w:t>6 861.6</w:t>
            </w:r>
          </w:p>
        </w:tc>
        <w:tc>
          <w:tcPr>
            <w:tcW w:w="550" w:type="pct"/>
            <w:vMerge/>
          </w:tcPr>
          <w:p w14:paraId="5B1E308B" w14:textId="77777777" w:rsidR="00191D4A" w:rsidRDefault="00191D4A" w:rsidP="00270DF4">
            <w:pPr>
              <w:spacing w:after="0" w:line="240" w:lineRule="auto"/>
              <w:jc w:val="center"/>
            </w:pPr>
          </w:p>
        </w:tc>
        <w:tc>
          <w:tcPr>
            <w:tcW w:w="408" w:type="pct"/>
          </w:tcPr>
          <w:p w14:paraId="3039217C" w14:textId="77777777" w:rsidR="00191D4A" w:rsidRDefault="00DF0B58" w:rsidP="00270DF4">
            <w:pPr>
              <w:spacing w:after="0" w:line="240" w:lineRule="auto"/>
              <w:jc w:val="center"/>
            </w:pPr>
            <w:r>
              <w:t>200.0</w:t>
            </w:r>
          </w:p>
        </w:tc>
        <w:tc>
          <w:tcPr>
            <w:tcW w:w="570" w:type="pct"/>
          </w:tcPr>
          <w:p w14:paraId="1AC6557C" w14:textId="77777777" w:rsidR="00191D4A" w:rsidRDefault="00DF0B58" w:rsidP="00270DF4">
            <w:pPr>
              <w:spacing w:after="0" w:line="240" w:lineRule="auto"/>
              <w:jc w:val="center"/>
            </w:pPr>
            <w:r>
              <w:t>1 609.5</w:t>
            </w:r>
          </w:p>
        </w:tc>
        <w:tc>
          <w:tcPr>
            <w:tcW w:w="550" w:type="pct"/>
            <w:vMerge/>
          </w:tcPr>
          <w:p w14:paraId="45CA3BCE" w14:textId="77777777" w:rsidR="00191D4A" w:rsidRDefault="00191D4A" w:rsidP="00270DF4">
            <w:pPr>
              <w:spacing w:after="0" w:line="240" w:lineRule="auto"/>
              <w:jc w:val="center"/>
            </w:pPr>
          </w:p>
        </w:tc>
        <w:tc>
          <w:tcPr>
            <w:tcW w:w="408" w:type="pct"/>
          </w:tcPr>
          <w:p w14:paraId="7A652BCB" w14:textId="77777777" w:rsidR="00191D4A" w:rsidRDefault="00DF0B58" w:rsidP="00270DF4">
            <w:pPr>
              <w:spacing w:after="0" w:line="240" w:lineRule="auto"/>
              <w:jc w:val="center"/>
            </w:pPr>
            <w:r>
              <w:t>700.0</w:t>
            </w:r>
          </w:p>
        </w:tc>
        <w:tc>
          <w:tcPr>
            <w:tcW w:w="570" w:type="pct"/>
          </w:tcPr>
          <w:p w14:paraId="164E0269" w14:textId="77777777" w:rsidR="00191D4A" w:rsidRDefault="00BE5360" w:rsidP="00270DF4">
            <w:pPr>
              <w:spacing w:after="0" w:line="240" w:lineRule="auto"/>
              <w:jc w:val="center"/>
            </w:pPr>
            <w:r>
              <w:t>1 903.9</w:t>
            </w:r>
          </w:p>
        </w:tc>
      </w:tr>
      <w:tr w:rsidR="00BE5360" w14:paraId="67954BD0" w14:textId="77777777" w:rsidTr="00227E41">
        <w:trPr>
          <w:trHeight w:val="364"/>
        </w:trPr>
        <w:tc>
          <w:tcPr>
            <w:tcW w:w="462" w:type="pct"/>
          </w:tcPr>
          <w:p w14:paraId="46254500" w14:textId="77777777" w:rsidR="00191D4A" w:rsidRDefault="00191D4A" w:rsidP="00270DF4">
            <w:pPr>
              <w:spacing w:after="0" w:line="240" w:lineRule="auto"/>
              <w:jc w:val="left"/>
            </w:pPr>
            <w:r>
              <w:t>10</w:t>
            </w:r>
          </w:p>
        </w:tc>
        <w:tc>
          <w:tcPr>
            <w:tcW w:w="550" w:type="pct"/>
            <w:vMerge/>
            <w:tcBorders>
              <w:bottom w:val="single" w:sz="18" w:space="0" w:color="auto"/>
            </w:tcBorders>
          </w:tcPr>
          <w:p w14:paraId="1ED4FD20" w14:textId="77777777" w:rsidR="00191D4A" w:rsidRDefault="00191D4A" w:rsidP="00270DF4">
            <w:pPr>
              <w:spacing w:after="0" w:line="240" w:lineRule="auto"/>
              <w:jc w:val="center"/>
            </w:pPr>
          </w:p>
        </w:tc>
        <w:tc>
          <w:tcPr>
            <w:tcW w:w="363" w:type="pct"/>
            <w:vMerge/>
            <w:tcBorders>
              <w:bottom w:val="single" w:sz="18" w:space="0" w:color="auto"/>
            </w:tcBorders>
          </w:tcPr>
          <w:p w14:paraId="6BFF6C38" w14:textId="77777777" w:rsidR="00191D4A" w:rsidRDefault="00191D4A" w:rsidP="00270DF4">
            <w:pPr>
              <w:spacing w:after="0" w:line="240" w:lineRule="auto"/>
              <w:jc w:val="center"/>
            </w:pPr>
          </w:p>
        </w:tc>
        <w:tc>
          <w:tcPr>
            <w:tcW w:w="570" w:type="pct"/>
            <w:tcBorders>
              <w:bottom w:val="single" w:sz="18" w:space="0" w:color="auto"/>
            </w:tcBorders>
          </w:tcPr>
          <w:p w14:paraId="40E79801" w14:textId="77777777" w:rsidR="00191D4A" w:rsidRDefault="009D118F" w:rsidP="00270DF4">
            <w:pPr>
              <w:spacing w:after="0" w:line="240" w:lineRule="auto"/>
              <w:jc w:val="center"/>
            </w:pPr>
            <w:r>
              <w:t>17 235.5</w:t>
            </w:r>
          </w:p>
        </w:tc>
        <w:tc>
          <w:tcPr>
            <w:tcW w:w="550" w:type="pct"/>
            <w:vMerge/>
            <w:tcBorders>
              <w:bottom w:val="single" w:sz="18" w:space="0" w:color="auto"/>
            </w:tcBorders>
          </w:tcPr>
          <w:p w14:paraId="0FBF3B5A" w14:textId="77777777" w:rsidR="00191D4A" w:rsidRDefault="00191D4A" w:rsidP="00270DF4">
            <w:pPr>
              <w:spacing w:after="0" w:line="240" w:lineRule="auto"/>
              <w:jc w:val="center"/>
            </w:pPr>
          </w:p>
        </w:tc>
        <w:tc>
          <w:tcPr>
            <w:tcW w:w="408" w:type="pct"/>
            <w:tcBorders>
              <w:bottom w:val="single" w:sz="18" w:space="0" w:color="auto"/>
            </w:tcBorders>
          </w:tcPr>
          <w:p w14:paraId="3654AF22" w14:textId="77777777" w:rsidR="00191D4A" w:rsidRDefault="00DF0B58" w:rsidP="00270DF4">
            <w:pPr>
              <w:spacing w:after="0" w:line="240" w:lineRule="auto"/>
              <w:jc w:val="center"/>
            </w:pPr>
            <w:r>
              <w:t>700.0</w:t>
            </w:r>
          </w:p>
        </w:tc>
        <w:tc>
          <w:tcPr>
            <w:tcW w:w="570" w:type="pct"/>
            <w:tcBorders>
              <w:bottom w:val="single" w:sz="18" w:space="0" w:color="auto"/>
            </w:tcBorders>
          </w:tcPr>
          <w:p w14:paraId="69CF711C" w14:textId="77777777" w:rsidR="00191D4A" w:rsidRDefault="00DF0B58" w:rsidP="00270DF4">
            <w:pPr>
              <w:spacing w:after="0" w:line="240" w:lineRule="auto"/>
              <w:jc w:val="center"/>
            </w:pPr>
            <w:r>
              <w:t>2 252.2</w:t>
            </w:r>
          </w:p>
        </w:tc>
        <w:tc>
          <w:tcPr>
            <w:tcW w:w="550" w:type="pct"/>
            <w:vMerge/>
            <w:tcBorders>
              <w:bottom w:val="single" w:sz="18" w:space="0" w:color="auto"/>
            </w:tcBorders>
          </w:tcPr>
          <w:p w14:paraId="56331D22" w14:textId="77777777" w:rsidR="00191D4A" w:rsidRDefault="00191D4A" w:rsidP="00270DF4">
            <w:pPr>
              <w:spacing w:after="0" w:line="240" w:lineRule="auto"/>
              <w:jc w:val="center"/>
            </w:pPr>
          </w:p>
        </w:tc>
        <w:tc>
          <w:tcPr>
            <w:tcW w:w="408" w:type="pct"/>
            <w:tcBorders>
              <w:bottom w:val="single" w:sz="18" w:space="0" w:color="auto"/>
            </w:tcBorders>
          </w:tcPr>
          <w:p w14:paraId="01F172A7" w14:textId="77777777" w:rsidR="00191D4A" w:rsidRDefault="00DF0B58" w:rsidP="00270DF4">
            <w:pPr>
              <w:spacing w:after="0" w:line="240" w:lineRule="auto"/>
              <w:jc w:val="center"/>
            </w:pPr>
            <w:r>
              <w:t>150.0</w:t>
            </w:r>
          </w:p>
        </w:tc>
        <w:tc>
          <w:tcPr>
            <w:tcW w:w="570" w:type="pct"/>
            <w:tcBorders>
              <w:bottom w:val="single" w:sz="18" w:space="0" w:color="auto"/>
            </w:tcBorders>
          </w:tcPr>
          <w:p w14:paraId="26C82738" w14:textId="77777777" w:rsidR="00191D4A" w:rsidRDefault="00BE5360" w:rsidP="00270DF4">
            <w:pPr>
              <w:spacing w:after="0" w:line="240" w:lineRule="auto"/>
              <w:jc w:val="center"/>
            </w:pPr>
            <w:r>
              <w:t>300.0</w:t>
            </w:r>
          </w:p>
        </w:tc>
      </w:tr>
    </w:tbl>
    <w:p w14:paraId="658A4B71" w14:textId="77777777" w:rsidR="00272A3E" w:rsidRDefault="00272A3E" w:rsidP="00270DF4">
      <w:pPr>
        <w:spacing w:after="0" w:line="240" w:lineRule="auto"/>
        <w:jc w:val="center"/>
      </w:pPr>
    </w:p>
    <w:p w14:paraId="057D28F0" w14:textId="77777777" w:rsidR="00272A3E" w:rsidRDefault="00272A3E">
      <w:pPr>
        <w:spacing w:after="0" w:line="240" w:lineRule="auto"/>
        <w:jc w:val="left"/>
        <w:rPr>
          <w:b/>
        </w:rPr>
      </w:pPr>
      <w:r>
        <w:br w:type="page"/>
      </w:r>
    </w:p>
    <w:p w14:paraId="2D982E78" w14:textId="77777777" w:rsidR="006D2492" w:rsidRPr="001D2FF5" w:rsidRDefault="00A40B99" w:rsidP="001F002A">
      <w:pPr>
        <w:pStyle w:val="Titre1"/>
      </w:pPr>
      <w:r>
        <w:t>FIGURE LEGEND</w:t>
      </w:r>
    </w:p>
    <w:p w14:paraId="12F3AAB2" w14:textId="77777777" w:rsidR="000529E1" w:rsidRPr="000529E1" w:rsidRDefault="00624D30">
      <w:pPr>
        <w:pStyle w:val="Tabledesillustrations"/>
        <w:tabs>
          <w:tab w:val="right" w:leader="dot" w:pos="9465"/>
        </w:tabs>
        <w:rPr>
          <w:rFonts w:asciiTheme="minorHAnsi" w:eastAsiaTheme="minorEastAsia" w:hAnsiTheme="minorHAnsi" w:cstheme="minorBidi"/>
          <w:b w:val="0"/>
          <w:noProof/>
          <w:lang w:eastAsia="fr-FR"/>
        </w:rPr>
      </w:pPr>
      <w:r>
        <w:fldChar w:fldCharType="begin"/>
      </w:r>
      <w:r w:rsidRPr="00AA71C0">
        <w:instrText xml:space="preserve"> </w:instrText>
      </w:r>
      <w:r w:rsidR="00410A7E">
        <w:instrText>TOC</w:instrText>
      </w:r>
      <w:r w:rsidRPr="00AA71C0">
        <w:instrText xml:space="preserve"> \n \c "Figure" </w:instrText>
      </w:r>
      <w:r>
        <w:fldChar w:fldCharType="separate"/>
      </w:r>
      <w:r w:rsidR="000529E1">
        <w:rPr>
          <w:noProof/>
        </w:rPr>
        <w:t xml:space="preserve">Figure 1. </w:t>
      </w:r>
      <w:r w:rsidR="000529E1" w:rsidRPr="0046215A">
        <w:rPr>
          <w:b w:val="0"/>
          <w:noProof/>
        </w:rPr>
        <w:t>Simulated qMT parameter errors due to B</w:t>
      </w:r>
      <w:r w:rsidR="000529E1" w:rsidRPr="0046215A">
        <w:rPr>
          <w:b w:val="0"/>
          <w:noProof/>
          <w:vertAlign w:val="subscript"/>
        </w:rPr>
        <w:t>1</w:t>
      </w:r>
      <w:r w:rsidR="000529E1" w:rsidRPr="0046215A">
        <w:rPr>
          <w:b w:val="0"/>
          <w:noProof/>
        </w:rPr>
        <w:t>-inaccuracies (-30% &lt; ΔB</w:t>
      </w:r>
      <w:r w:rsidR="000529E1" w:rsidRPr="0046215A">
        <w:rPr>
          <w:b w:val="0"/>
          <w:noProof/>
          <w:vertAlign w:val="subscript"/>
        </w:rPr>
        <w:t>1</w:t>
      </w:r>
      <w:r w:rsidR="000529E1" w:rsidRPr="0046215A">
        <w:rPr>
          <w:b w:val="0"/>
          <w:noProof/>
        </w:rPr>
        <w:t xml:space="preserve"> &lt; 30%) considering a B</w:t>
      </w:r>
      <w:r w:rsidR="000529E1" w:rsidRPr="0046215A">
        <w:rPr>
          <w:b w:val="0"/>
          <w:noProof/>
          <w:vertAlign w:val="subscript"/>
        </w:rPr>
        <w:t>1</w:t>
      </w:r>
      <w:r w:rsidR="000529E1" w:rsidRPr="0046215A">
        <w:rPr>
          <w:b w:val="0"/>
          <w:noProof/>
        </w:rPr>
        <w:t>-independent T</w:t>
      </w:r>
      <w:r w:rsidR="000529E1" w:rsidRPr="0046215A">
        <w:rPr>
          <w:b w:val="0"/>
          <w:noProof/>
          <w:vertAlign w:val="subscript"/>
        </w:rPr>
        <w:t xml:space="preserve">1 </w:t>
      </w:r>
      <w:r w:rsidR="000529E1" w:rsidRPr="0046215A">
        <w:rPr>
          <w:b w:val="0"/>
          <w:noProof/>
        </w:rPr>
        <w:t>measurement (red: IR – inversion recovery) and a B</w:t>
      </w:r>
      <w:r w:rsidR="000529E1" w:rsidRPr="0046215A">
        <w:rPr>
          <w:b w:val="0"/>
          <w:noProof/>
          <w:vertAlign w:val="subscript"/>
        </w:rPr>
        <w:t>1</w:t>
      </w:r>
      <w:r w:rsidR="000529E1" w:rsidRPr="0046215A">
        <w:rPr>
          <w:b w:val="0"/>
          <w:noProof/>
        </w:rPr>
        <w:t>-dependent T</w:t>
      </w:r>
      <w:r w:rsidR="000529E1" w:rsidRPr="0046215A">
        <w:rPr>
          <w:b w:val="0"/>
          <w:noProof/>
          <w:vertAlign w:val="subscript"/>
        </w:rPr>
        <w:t>1</w:t>
      </w:r>
      <w:r w:rsidR="000529E1" w:rsidRPr="0046215A">
        <w:rPr>
          <w:b w:val="0"/>
          <w:noProof/>
        </w:rPr>
        <w:t>-measurement (blue: VFA – variable flip angle). Solid lines are parameter errors calculated from minimizing Eq. 2 (first-order approximation of the Taylor expansion), and dashed lines are parameter errors calculated from fitting the qMT signal according to the Sled &amp; Pike model. The tissue parameters (white matter) and qMT protocol (uniform) were matched to those presented in Boudreau et al. 2017 (see Fig. 3 of the paper).</w:t>
      </w:r>
    </w:p>
    <w:p w14:paraId="28E81840"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 xml:space="preserve">Figure 2. </w:t>
      </w:r>
      <w:r w:rsidRPr="0046215A">
        <w:rPr>
          <w:b w:val="0"/>
          <w:noProof/>
        </w:rPr>
        <w:t>Simulated qMT parameter errors estimated from Eq. 2 for ΔB</w:t>
      </w:r>
      <w:r w:rsidRPr="0046215A">
        <w:rPr>
          <w:b w:val="0"/>
          <w:noProof/>
          <w:vertAlign w:val="subscript"/>
        </w:rPr>
        <w:t>1</w:t>
      </w:r>
      <w:r w:rsidRPr="0046215A">
        <w:rPr>
          <w:b w:val="0"/>
          <w:noProof/>
        </w:rPr>
        <w:t>=0.05 for a wide range of logarithmically-uniform (offsets) qMT protocols. Single (blue, orange, yellow), dual (purple, green, light blue), and triple (red) flip angle combinations of 150°, 400°, and 600° were compared. The number of offset frequencies were uniformly distributed between 300 Hz and 20 kHz, and matched for the total number of acquisition points (# offsets × # flip angles).</w:t>
      </w:r>
    </w:p>
    <w:p w14:paraId="6AF721D2"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3.</w:t>
      </w:r>
      <w:r w:rsidRPr="0046215A">
        <w:rPr>
          <w:b w:val="0"/>
          <w:noProof/>
        </w:rPr>
        <w:t xml:space="preserve"> Sensitivity values (magnitudes) for each qMT fitting parameters (F, k</w:t>
      </w:r>
      <w:r w:rsidRPr="0046215A">
        <w:rPr>
          <w:b w:val="0"/>
          <w:noProof/>
          <w:vertAlign w:val="subscript"/>
        </w:rPr>
        <w:t>f</w:t>
      </w:r>
      <w:r w:rsidRPr="0046215A">
        <w:rPr>
          <w:b w:val="0"/>
          <w:noProof/>
        </w:rPr>
        <w:t>, T</w:t>
      </w:r>
      <w:r w:rsidRPr="0046215A">
        <w:rPr>
          <w:b w:val="0"/>
          <w:noProof/>
          <w:vertAlign w:val="subscript"/>
        </w:rPr>
        <w:t>2,f</w:t>
      </w:r>
      <w:r w:rsidRPr="0046215A">
        <w:rPr>
          <w:b w:val="0"/>
          <w:noProof/>
        </w:rPr>
        <w:t>, T</w:t>
      </w:r>
      <w:r w:rsidRPr="0046215A">
        <w:rPr>
          <w:b w:val="0"/>
          <w:noProof/>
          <w:vertAlign w:val="subscript"/>
        </w:rPr>
        <w:t>2,r</w:t>
      </w:r>
      <w:r w:rsidRPr="0046215A">
        <w:rPr>
          <w:b w:val="0"/>
          <w:noProof/>
        </w:rPr>
        <w:t>) and B</w:t>
      </w:r>
      <w:r w:rsidRPr="0046215A">
        <w:rPr>
          <w:b w:val="0"/>
          <w:noProof/>
          <w:vertAlign w:val="subscript"/>
        </w:rPr>
        <w:t>1</w:t>
      </w:r>
      <w:r w:rsidRPr="0046215A">
        <w:rPr>
          <w:b w:val="0"/>
          <w:noProof/>
        </w:rPr>
        <w:t xml:space="preserve"> measurement values considering a B</w:t>
      </w:r>
      <w:r w:rsidRPr="0046215A">
        <w:rPr>
          <w:b w:val="0"/>
          <w:noProof/>
          <w:vertAlign w:val="subscript"/>
        </w:rPr>
        <w:t>1</w:t>
      </w:r>
      <w:r w:rsidRPr="0046215A">
        <w:rPr>
          <w:b w:val="0"/>
          <w:noProof/>
        </w:rPr>
        <w:t>-independent T</w:t>
      </w:r>
      <w:r w:rsidRPr="0046215A">
        <w:rPr>
          <w:b w:val="0"/>
          <w:noProof/>
          <w:vertAlign w:val="subscript"/>
        </w:rPr>
        <w:t>1</w:t>
      </w:r>
      <w:r w:rsidRPr="0046215A">
        <w:rPr>
          <w:b w:val="0"/>
          <w:noProof/>
        </w:rPr>
        <w:t xml:space="preserve"> measure (IR – inversion recovery) and a B</w:t>
      </w:r>
      <w:r w:rsidRPr="0046215A">
        <w:rPr>
          <w:b w:val="0"/>
          <w:noProof/>
          <w:vertAlign w:val="subscript"/>
        </w:rPr>
        <w:t>1</w:t>
      </w:r>
      <w:r w:rsidRPr="0046215A">
        <w:rPr>
          <w:b w:val="0"/>
          <w:noProof/>
        </w:rPr>
        <w:t>-dependent T</w:t>
      </w:r>
      <w:r w:rsidRPr="0046215A">
        <w:rPr>
          <w:b w:val="0"/>
          <w:noProof/>
          <w:vertAlign w:val="subscript"/>
        </w:rPr>
        <w:t>1</w:t>
      </w:r>
      <w:r w:rsidRPr="0046215A">
        <w:rPr>
          <w:b w:val="0"/>
          <w:noProof/>
        </w:rPr>
        <w:t xml:space="preserve"> measure (VFA – variable flip angle). The 312-point protocol shown (12 flip angles x 26 offset frequencies) represents the initial search-space used for protocol optimization. The sets of sensitivity values for each fitting parameter (</w:t>
      </w:r>
      <w:r>
        <w:rPr>
          <w:noProof/>
        </w:rPr>
        <w:t>a</w:t>
      </w:r>
      <w:r w:rsidRPr="0046215A">
        <w:rPr>
          <w:b w:val="0"/>
          <w:noProof/>
        </w:rPr>
        <w:t>–</w:t>
      </w:r>
      <w:r>
        <w:rPr>
          <w:noProof/>
        </w:rPr>
        <w:t>d</w:t>
      </w:r>
      <w:r w:rsidRPr="0046215A">
        <w:rPr>
          <w:b w:val="0"/>
          <w:noProof/>
        </w:rPr>
        <w:t>) consists of the matrix columns of the Jacobian sensitivity matrix (</w:t>
      </w:r>
      <w:r>
        <w:rPr>
          <w:noProof/>
        </w:rPr>
        <w:t>S</w:t>
      </w:r>
      <w:r w:rsidRPr="0046215A">
        <w:rPr>
          <w:i/>
          <w:noProof/>
          <w:vertAlign w:val="subscript"/>
        </w:rPr>
        <w:t>p</w:t>
      </w:r>
      <w:r w:rsidRPr="0046215A">
        <w:rPr>
          <w:b w:val="0"/>
          <w:noProof/>
        </w:rPr>
        <w:t xml:space="preserve"> in Eq. 2 and 5).</w:t>
      </w:r>
    </w:p>
    <w:p w14:paraId="25D95593"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4.</w:t>
      </w:r>
      <w:r w:rsidRPr="0046215A">
        <w:rPr>
          <w:b w:val="0"/>
          <w:noProof/>
        </w:rPr>
        <w:t xml:space="preserve"> Variance-efficiency (</w:t>
      </w:r>
      <w:r>
        <w:rPr>
          <w:noProof/>
        </w:rPr>
        <w:t>a</w:t>
      </w:r>
      <w:r w:rsidRPr="0046215A">
        <w:rPr>
          <w:b w:val="0"/>
          <w:noProof/>
        </w:rPr>
        <w:t>) and ΔF (</w:t>
      </w:r>
      <w:r>
        <w:rPr>
          <w:noProof/>
        </w:rPr>
        <w:t>b</w:t>
      </w:r>
      <w:r w:rsidRPr="0046215A">
        <w:rPr>
          <w:b w:val="0"/>
          <w:noProof/>
        </w:rPr>
        <w:t>) (Eq. 2, ΔB</w:t>
      </w:r>
      <w:r w:rsidRPr="0046215A">
        <w:rPr>
          <w:b w:val="0"/>
          <w:noProof/>
          <w:vertAlign w:val="subscript"/>
        </w:rPr>
        <w:t>1</w:t>
      </w:r>
      <w:r w:rsidRPr="0046215A">
        <w:rPr>
          <w:b w:val="0"/>
          <w:noProof/>
        </w:rPr>
        <w:t xml:space="preserve"> = 5%) values during the iterative optimization of the sensitivity-regularized Cramer-Rao Lower-Bound equation (Eq. 5). Variance-efficiency is defined here as (variance × # acq. points)</w:t>
      </w:r>
      <w:r w:rsidRPr="0046215A">
        <w:rPr>
          <w:b w:val="0"/>
          <w:noProof/>
          <w:vertAlign w:val="superscript"/>
        </w:rPr>
        <w:t>-1/2</w:t>
      </w:r>
      <w:r w:rsidRPr="0046215A">
        <w:rPr>
          <w:b w:val="0"/>
          <w:noProof/>
        </w:rPr>
        <w:t>, where the variance is interpreted to be the parameter-normalized Cramer-Rao Lower Bound (</w:t>
      </w:r>
      <w:r w:rsidRPr="0046215A">
        <w:rPr>
          <w:b w:val="0"/>
          <w:i/>
          <w:noProof/>
        </w:rPr>
        <w:t>V</w:t>
      </w:r>
      <w:r w:rsidRPr="0046215A">
        <w:rPr>
          <w:b w:val="0"/>
          <w:noProof/>
        </w:rPr>
        <w:t>, Eq. 3).</w:t>
      </w:r>
    </w:p>
    <w:p w14:paraId="1DB4AB9E"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5.</w:t>
      </w:r>
      <w:r w:rsidRPr="0046215A">
        <w:rPr>
          <w:b w:val="0"/>
          <w:noProof/>
        </w:rPr>
        <w:t xml:space="preserve"> Comparison between the 10-point protocols iteratively optimized from a 312-point search space using solely the parameter-normalized CRLB (λ = 0) and regularized CRLB</w:t>
      </w:r>
      <w:r w:rsidRPr="0046215A">
        <w:rPr>
          <w:b w:val="0"/>
          <w:noProof/>
          <w:vertAlign w:val="subscript"/>
        </w:rPr>
        <w:t>λ=0.5</w:t>
      </w:r>
      <w:r w:rsidRPr="0046215A">
        <w:rPr>
          <w:b w:val="0"/>
          <w:noProof/>
        </w:rPr>
        <w:t>. The different flip angle Z-spectrums of the initial optimization search-space are displayed in blue to emphasize the 10-point protocols. The flip angle Z-spectrums (150° to 700°, in 50° increments) range from the highest MT-signal values curve (150°) to lowest (700°).</w:t>
      </w:r>
    </w:p>
    <w:p w14:paraId="37287D41"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6.</w:t>
      </w:r>
      <w:r w:rsidRPr="0046215A">
        <w:rPr>
          <w:b w:val="0"/>
          <w:noProof/>
        </w:rPr>
        <w:t xml:space="preserve"> Means (</w:t>
      </w:r>
      <w:r>
        <w:rPr>
          <w:noProof/>
        </w:rPr>
        <w:t>a</w:t>
      </w:r>
      <w:r w:rsidRPr="0046215A">
        <w:rPr>
          <w:b w:val="0"/>
          <w:noProof/>
        </w:rPr>
        <w:t xml:space="preserve">, </w:t>
      </w:r>
      <w:r>
        <w:rPr>
          <w:noProof/>
        </w:rPr>
        <w:t>b</w:t>
      </w:r>
      <w:r w:rsidRPr="0046215A">
        <w:rPr>
          <w:b w:val="0"/>
          <w:noProof/>
        </w:rPr>
        <w:t>) and standard deviations (</w:t>
      </w:r>
      <w:r>
        <w:rPr>
          <w:noProof/>
        </w:rPr>
        <w:t>c, d)</w:t>
      </w:r>
      <w:r w:rsidRPr="0046215A">
        <w:rPr>
          <w:b w:val="0"/>
          <w:noProof/>
        </w:rPr>
        <w:t xml:space="preserve"> of the distribution of pool-size ratios (F) for sets of Monte Carlo simulations (10,000 runs, SNR = 100) fitted using a range of B</w:t>
      </w:r>
      <w:r w:rsidRPr="0046215A">
        <w:rPr>
          <w:b w:val="0"/>
          <w:noProof/>
          <w:vertAlign w:val="subscript"/>
        </w:rPr>
        <w:t>1</w:t>
      </w:r>
      <w:r w:rsidRPr="0046215A">
        <w:rPr>
          <w:b w:val="0"/>
          <w:noProof/>
        </w:rPr>
        <w:t xml:space="preserve"> errors (ΔB</w:t>
      </w:r>
      <w:r w:rsidRPr="0046215A">
        <w:rPr>
          <w:b w:val="0"/>
          <w:noProof/>
          <w:vertAlign w:val="subscript"/>
        </w:rPr>
        <w:t>1</w:t>
      </w:r>
      <w:r w:rsidRPr="0046215A">
        <w:rPr>
          <w:b w:val="0"/>
          <w:noProof/>
        </w:rPr>
        <w:t xml:space="preserve"> = ±30%, B</w:t>
      </w:r>
      <w:r w:rsidRPr="0046215A">
        <w:rPr>
          <w:b w:val="0"/>
          <w:noProof/>
          <w:vertAlign w:val="subscript"/>
        </w:rPr>
        <w:t>1</w:t>
      </w:r>
      <w:r w:rsidRPr="0046215A">
        <w:rPr>
          <w:b w:val="0"/>
          <w:noProof/>
        </w:rPr>
        <w:t xml:space="preserve"> = 1 n.u.) and for two sets of qMT parameters (white matter – </w:t>
      </w:r>
      <w:r>
        <w:rPr>
          <w:noProof/>
        </w:rPr>
        <w:t>a</w:t>
      </w:r>
      <w:r w:rsidRPr="0046215A">
        <w:rPr>
          <w:b w:val="0"/>
          <w:noProof/>
        </w:rPr>
        <w:t>,</w:t>
      </w:r>
      <w:r>
        <w:rPr>
          <w:noProof/>
        </w:rPr>
        <w:t>c</w:t>
      </w:r>
      <w:r w:rsidRPr="0046215A">
        <w:rPr>
          <w:b w:val="0"/>
          <w:noProof/>
        </w:rPr>
        <w:t xml:space="preserve">; grey matter – </w:t>
      </w:r>
      <w:r>
        <w:rPr>
          <w:noProof/>
        </w:rPr>
        <w:t>b</w:t>
      </w:r>
      <w:r w:rsidRPr="0046215A">
        <w:rPr>
          <w:b w:val="0"/>
          <w:noProof/>
        </w:rPr>
        <w:t xml:space="preserve">, </w:t>
      </w:r>
      <w:r>
        <w:rPr>
          <w:noProof/>
        </w:rPr>
        <w:t>d</w:t>
      </w:r>
      <w:r w:rsidRPr="0046215A">
        <w:rPr>
          <w:b w:val="0"/>
          <w:noProof/>
        </w:rPr>
        <w:t>). Mean F values (% error) shown here were compared relative to the accurate B</w:t>
      </w:r>
      <w:r w:rsidRPr="0046215A">
        <w:rPr>
          <w:b w:val="0"/>
          <w:noProof/>
          <w:vertAlign w:val="subscript"/>
        </w:rPr>
        <w:t>1</w:t>
      </w:r>
      <w:r w:rsidRPr="0046215A">
        <w:rPr>
          <w:b w:val="0"/>
          <w:noProof/>
        </w:rPr>
        <w:t xml:space="preserve"> value case (ΔB</w:t>
      </w:r>
      <w:r w:rsidRPr="0046215A">
        <w:rPr>
          <w:b w:val="0"/>
          <w:noProof/>
          <w:vertAlign w:val="subscript"/>
        </w:rPr>
        <w:t>1</w:t>
      </w:r>
      <w:r w:rsidRPr="0046215A">
        <w:rPr>
          <w:b w:val="0"/>
          <w:noProof/>
        </w:rPr>
        <w:t xml:space="preserve"> = 0), and the grey region represents the region of ±1% relative error. Simulated signal values were generated and fitted for three different 10-point qMT protocols: Uniform (blue) – two-FA protocol with logarithmically-uniform off-resonance frequency values, CRLB (red) – protocol optimized by iteratively minimizing the increase in the parameter-normalized Cramer-Rao Lower-Bound of the system, and CRLB</w:t>
      </w:r>
      <w:r w:rsidRPr="0046215A">
        <w:rPr>
          <w:b w:val="0"/>
          <w:noProof/>
          <w:vertAlign w:val="subscript"/>
        </w:rPr>
        <w:t>λ=0.5</w:t>
      </w:r>
      <w:r w:rsidRPr="0046215A">
        <w:rPr>
          <w:b w:val="0"/>
          <w:noProof/>
        </w:rPr>
        <w:t xml:space="preserve"> (yellow) – protocol optimized similar to CRLB, regularized by the estimated error of F (ΔF) in the presence of a B</w:t>
      </w:r>
      <w:r w:rsidRPr="0046215A">
        <w:rPr>
          <w:b w:val="0"/>
          <w:noProof/>
          <w:vertAlign w:val="subscript"/>
        </w:rPr>
        <w:t>1</w:t>
      </w:r>
      <w:r w:rsidRPr="0046215A">
        <w:rPr>
          <w:b w:val="0"/>
          <w:noProof/>
        </w:rPr>
        <w:t xml:space="preserve"> error (Eq. 5).</w:t>
      </w:r>
    </w:p>
    <w:p w14:paraId="2759EA93"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7.</w:t>
      </w:r>
      <w:r w:rsidRPr="0046215A">
        <w:rPr>
          <w:b w:val="0"/>
          <w:noProof/>
        </w:rPr>
        <w:t xml:space="preserve"> Means (</w:t>
      </w:r>
      <w:r>
        <w:rPr>
          <w:noProof/>
        </w:rPr>
        <w:t>a</w:t>
      </w:r>
      <w:r w:rsidRPr="0046215A">
        <w:rPr>
          <w:b w:val="0"/>
          <w:noProof/>
        </w:rPr>
        <w:t xml:space="preserve">, </w:t>
      </w:r>
      <w:r>
        <w:rPr>
          <w:noProof/>
        </w:rPr>
        <w:t>b</w:t>
      </w:r>
      <w:r w:rsidRPr="0046215A">
        <w:rPr>
          <w:b w:val="0"/>
          <w:noProof/>
        </w:rPr>
        <w:t>) and standard deviations (</w:t>
      </w:r>
      <w:r>
        <w:rPr>
          <w:noProof/>
        </w:rPr>
        <w:t>c, d)</w:t>
      </w:r>
      <w:r w:rsidRPr="0046215A">
        <w:rPr>
          <w:b w:val="0"/>
          <w:noProof/>
        </w:rPr>
        <w:t xml:space="preserve"> of the distribution of pool-size ratio values (F) for sets of Monte Carlo simulations (10,000 runs) fitted using a range of SNR values (25, 50, 75, 100, 150, and 200) and for two sets of qMT parameters (white matter – </w:t>
      </w:r>
      <w:r>
        <w:rPr>
          <w:noProof/>
        </w:rPr>
        <w:t>a</w:t>
      </w:r>
      <w:r w:rsidRPr="0046215A">
        <w:rPr>
          <w:b w:val="0"/>
          <w:noProof/>
        </w:rPr>
        <w:t>,</w:t>
      </w:r>
      <w:r>
        <w:rPr>
          <w:noProof/>
        </w:rPr>
        <w:t>c</w:t>
      </w:r>
      <w:r w:rsidRPr="0046215A">
        <w:rPr>
          <w:b w:val="0"/>
          <w:noProof/>
        </w:rPr>
        <w:t xml:space="preserve">; grey matter – </w:t>
      </w:r>
      <w:r>
        <w:rPr>
          <w:noProof/>
        </w:rPr>
        <w:t>b</w:t>
      </w:r>
      <w:r w:rsidRPr="0046215A">
        <w:rPr>
          <w:b w:val="0"/>
          <w:noProof/>
        </w:rPr>
        <w:t xml:space="preserve">, </w:t>
      </w:r>
      <w:r>
        <w:rPr>
          <w:noProof/>
        </w:rPr>
        <w:t>d</w:t>
      </w:r>
      <w:r w:rsidRPr="0046215A">
        <w:rPr>
          <w:b w:val="0"/>
          <w:noProof/>
        </w:rPr>
        <w:t>). Mean F values (% error) shown here were compared relative to data fitted for an ideal SNR case (noiseless), and the grey region represents the region of ±1% relative error. Data was fitted assuming ideal B</w:t>
      </w:r>
      <w:r w:rsidRPr="0046215A">
        <w:rPr>
          <w:b w:val="0"/>
          <w:noProof/>
          <w:vertAlign w:val="subscript"/>
        </w:rPr>
        <w:t>1</w:t>
      </w:r>
      <w:r w:rsidRPr="0046215A">
        <w:rPr>
          <w:b w:val="0"/>
          <w:noProof/>
        </w:rPr>
        <w:t xml:space="preserve"> values (B</w:t>
      </w:r>
      <w:r w:rsidRPr="0046215A">
        <w:rPr>
          <w:b w:val="0"/>
          <w:noProof/>
          <w:vertAlign w:val="subscript"/>
        </w:rPr>
        <w:t>1</w:t>
      </w:r>
      <w:r w:rsidRPr="0046215A">
        <w:rPr>
          <w:b w:val="0"/>
          <w:noProof/>
        </w:rPr>
        <w:t xml:space="preserve"> = 1 n.u., solid lines) and a 15% overestimation in B</w:t>
      </w:r>
      <w:r w:rsidRPr="0046215A">
        <w:rPr>
          <w:b w:val="0"/>
          <w:noProof/>
          <w:vertAlign w:val="subscript"/>
        </w:rPr>
        <w:t>1</w:t>
      </w:r>
      <w:r w:rsidRPr="0046215A">
        <w:rPr>
          <w:b w:val="0"/>
          <w:noProof/>
        </w:rPr>
        <w:t xml:space="preserve"> (B</w:t>
      </w:r>
      <w:r w:rsidRPr="0046215A">
        <w:rPr>
          <w:b w:val="0"/>
          <w:noProof/>
          <w:vertAlign w:val="subscript"/>
        </w:rPr>
        <w:t>1</w:t>
      </w:r>
      <w:r w:rsidRPr="0046215A">
        <w:rPr>
          <w:b w:val="0"/>
          <w:noProof/>
        </w:rPr>
        <w:t xml:space="preserve"> = 1.15 n.u., dotted lines). Simulated signal values were generated and fitted for three different 10-point qMT protocols: Uniform (blue) – two-FA protocol with logarithmically-uniform off-resonance frequency values, CRLB (red) – protocol optimized by iteratively minimizing the increase in the parameter-normalized Cramer-Rao Lower-Bound of the system, CRLB</w:t>
      </w:r>
      <w:r w:rsidRPr="0046215A">
        <w:rPr>
          <w:b w:val="0"/>
          <w:noProof/>
          <w:vertAlign w:val="subscript"/>
        </w:rPr>
        <w:t>λ=0.5</w:t>
      </w:r>
      <w:r w:rsidRPr="0046215A">
        <w:rPr>
          <w:b w:val="0"/>
          <w:noProof/>
        </w:rPr>
        <w:t xml:space="preserve"> (yellow) – protocol optimized similar to CRLB, regularized by the estimated error of F (ΔF) in the presence of a B</w:t>
      </w:r>
      <w:r w:rsidRPr="0046215A">
        <w:rPr>
          <w:b w:val="0"/>
          <w:noProof/>
          <w:vertAlign w:val="subscript"/>
        </w:rPr>
        <w:t>1</w:t>
      </w:r>
      <w:r w:rsidRPr="0046215A">
        <w:rPr>
          <w:b w:val="0"/>
          <w:noProof/>
        </w:rPr>
        <w:t xml:space="preserve"> error (Eq. 5).</w:t>
      </w:r>
    </w:p>
    <w:p w14:paraId="6449CCA8" w14:textId="77777777" w:rsidR="00BC1071" w:rsidRPr="00AA71C0" w:rsidRDefault="00624D30" w:rsidP="00D32169">
      <w:pPr>
        <w:pStyle w:val="Tabledesillustrations"/>
      </w:pPr>
      <w:r>
        <w:fldChar w:fldCharType="end"/>
      </w:r>
      <w:r w:rsidR="00BC1071" w:rsidRPr="00AA71C0">
        <w:br w:type="page"/>
      </w:r>
    </w:p>
    <w:p w14:paraId="7E3D470F" w14:textId="77777777" w:rsidR="00262C9B" w:rsidRDefault="009E2CF7" w:rsidP="00CF1ED7">
      <w:pPr>
        <w:jc w:val="center"/>
      </w:pPr>
      <w:r>
        <w:rPr>
          <w:noProof/>
          <w:lang w:val="fr-FR" w:eastAsia="fr-FR"/>
        </w:rPr>
        <w:drawing>
          <wp:inline distT="0" distB="0" distL="0" distR="0" wp14:anchorId="5C1D374D" wp14:editId="67DF7001">
            <wp:extent cx="4740694" cy="4419654"/>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15.png"/>
                    <pic:cNvPicPr/>
                  </pic:nvPicPr>
                  <pic:blipFill>
                    <a:blip r:embed="rId13">
                      <a:extLst>
                        <a:ext uri="{28A0092B-C50C-407E-A947-70E740481C1C}">
                          <a14:useLocalDpi xmlns:a14="http://schemas.microsoft.com/office/drawing/2010/main" val="0"/>
                        </a:ext>
                      </a:extLst>
                    </a:blip>
                    <a:stretch>
                      <a:fillRect/>
                    </a:stretch>
                  </pic:blipFill>
                  <pic:spPr>
                    <a:xfrm>
                      <a:off x="0" y="0"/>
                      <a:ext cx="4749265" cy="4427644"/>
                    </a:xfrm>
                    <a:prstGeom prst="rect">
                      <a:avLst/>
                    </a:prstGeom>
                  </pic:spPr>
                </pic:pic>
              </a:graphicData>
            </a:graphic>
          </wp:inline>
        </w:drawing>
      </w:r>
    </w:p>
    <w:p w14:paraId="0FDBF839" w14:textId="77777777" w:rsidR="00CF1ED7" w:rsidRPr="00153C29" w:rsidRDefault="00CF1ED7" w:rsidP="00CF1ED7">
      <w:pPr>
        <w:pStyle w:val="Lgende"/>
        <w:rPr>
          <w:b w:val="0"/>
        </w:rPr>
      </w:pPr>
      <w:bookmarkStart w:id="169" w:name="_Ref492993963"/>
      <w:bookmarkStart w:id="170" w:name="_Toc492904924"/>
      <w:bookmarkStart w:id="171" w:name="_Toc492904983"/>
      <w:bookmarkStart w:id="172" w:name="_Toc492905406"/>
      <w:bookmarkStart w:id="173" w:name="_Toc493360416"/>
      <w:bookmarkStart w:id="174" w:name="_Toc493373899"/>
      <w:bookmarkStart w:id="175" w:name="_Toc493505997"/>
      <w:bookmarkStart w:id="176" w:name="_Toc493750997"/>
      <w:bookmarkStart w:id="177" w:name="_Toc493751107"/>
      <w:bookmarkStart w:id="178" w:name="_Toc494897838"/>
      <w:bookmarkStart w:id="179" w:name="_Toc495415180"/>
      <w:bookmarkStart w:id="180" w:name="_Toc495494188"/>
      <w:bookmarkStart w:id="181" w:name="_Toc495674951"/>
      <w:bookmarkStart w:id="182" w:name="_Toc496099151"/>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1</w:t>
      </w:r>
      <w:r w:rsidR="00AA2C01">
        <w:rPr>
          <w:noProof/>
        </w:rPr>
        <w:fldChar w:fldCharType="end"/>
      </w:r>
      <w:bookmarkEnd w:id="169"/>
      <w:r>
        <w:t xml:space="preserve">. </w:t>
      </w:r>
      <w:bookmarkEnd w:id="170"/>
      <w:bookmarkEnd w:id="171"/>
      <w:bookmarkEnd w:id="172"/>
      <w:r w:rsidR="00153C29">
        <w:rPr>
          <w:b w:val="0"/>
        </w:rPr>
        <w:t xml:space="preserve">Simulated </w:t>
      </w:r>
      <w:proofErr w:type="spellStart"/>
      <w:r w:rsidR="00153C29">
        <w:rPr>
          <w:b w:val="0"/>
        </w:rPr>
        <w:t>qMT</w:t>
      </w:r>
      <w:proofErr w:type="spellEnd"/>
      <w:r w:rsidR="00153C29">
        <w:rPr>
          <w:b w:val="0"/>
        </w:rPr>
        <w:t xml:space="preserve"> parameter errors due to B</w:t>
      </w:r>
      <w:r w:rsidR="00153C29">
        <w:rPr>
          <w:b w:val="0"/>
          <w:vertAlign w:val="subscript"/>
        </w:rPr>
        <w:t>1</w:t>
      </w:r>
      <w:r w:rsidR="00153C29">
        <w:rPr>
          <w:b w:val="0"/>
        </w:rPr>
        <w:t>-inaccuracies (</w:t>
      </w:r>
      <w:r w:rsidR="00822E10">
        <w:rPr>
          <w:b w:val="0"/>
        </w:rPr>
        <w:t xml:space="preserve">-30% &lt; </w:t>
      </w:r>
      <w:r w:rsidR="00153C29">
        <w:rPr>
          <w:b w:val="0"/>
        </w:rPr>
        <w:t>ΔB</w:t>
      </w:r>
      <w:r w:rsidR="00153C29">
        <w:rPr>
          <w:b w:val="0"/>
          <w:vertAlign w:val="subscript"/>
        </w:rPr>
        <w:t>1</w:t>
      </w:r>
      <w:r w:rsidR="00822E10">
        <w:rPr>
          <w:b w:val="0"/>
        </w:rPr>
        <w:t xml:space="preserve"> &lt; 30%</w:t>
      </w:r>
      <w:r w:rsidR="00153C29">
        <w:rPr>
          <w:b w:val="0"/>
        </w:rPr>
        <w:t>)</w:t>
      </w:r>
      <w:r w:rsidR="00822E10">
        <w:rPr>
          <w:b w:val="0"/>
        </w:rPr>
        <w:t xml:space="preserve"> considering </w:t>
      </w:r>
      <w:r w:rsidR="00153C29">
        <w:rPr>
          <w:b w:val="0"/>
        </w:rPr>
        <w:t>a B</w:t>
      </w:r>
      <w:r w:rsidR="00153C29">
        <w:rPr>
          <w:b w:val="0"/>
          <w:vertAlign w:val="subscript"/>
        </w:rPr>
        <w:t>1</w:t>
      </w:r>
      <w:r w:rsidR="00153C29">
        <w:rPr>
          <w:b w:val="0"/>
        </w:rPr>
        <w:t>-independent T</w:t>
      </w:r>
      <w:r w:rsidR="00153C29">
        <w:rPr>
          <w:b w:val="0"/>
          <w:vertAlign w:val="subscript"/>
        </w:rPr>
        <w:t xml:space="preserve">1 </w:t>
      </w:r>
      <w:r w:rsidR="00153C29">
        <w:rPr>
          <w:b w:val="0"/>
        </w:rPr>
        <w:t>measurement (red: IR – inversion recovery) and a B</w:t>
      </w:r>
      <w:r w:rsidR="00153C29">
        <w:rPr>
          <w:b w:val="0"/>
          <w:vertAlign w:val="subscript"/>
        </w:rPr>
        <w:t>1</w:t>
      </w:r>
      <w:r w:rsidR="00153C29">
        <w:rPr>
          <w:b w:val="0"/>
        </w:rPr>
        <w:t>-dependent T</w:t>
      </w:r>
      <w:r w:rsidR="00153C29">
        <w:rPr>
          <w:b w:val="0"/>
          <w:vertAlign w:val="subscript"/>
        </w:rPr>
        <w:t>1</w:t>
      </w:r>
      <w:r w:rsidR="00153C29">
        <w:rPr>
          <w:b w:val="0"/>
        </w:rPr>
        <w:t>-measuremen</w:t>
      </w:r>
      <w:r w:rsidR="00822E10">
        <w:rPr>
          <w:b w:val="0"/>
        </w:rPr>
        <w:t>t (blue: VFA – variable flip ang</w:t>
      </w:r>
      <w:r w:rsidR="00153C29">
        <w:rPr>
          <w:b w:val="0"/>
        </w:rPr>
        <w:t xml:space="preserve">le). Solid lines are parameter errors </w:t>
      </w:r>
      <w:r w:rsidR="002073FF">
        <w:rPr>
          <w:b w:val="0"/>
        </w:rPr>
        <w:t>calculated from minimizing Eq. 2</w:t>
      </w:r>
      <w:r w:rsidR="00153C29">
        <w:rPr>
          <w:b w:val="0"/>
        </w:rPr>
        <w:t xml:space="preserve"> (first-order approximation of the Taylor expansion), and d</w:t>
      </w:r>
      <w:r w:rsidR="002073FF">
        <w:rPr>
          <w:b w:val="0"/>
        </w:rPr>
        <w:t>ashed</w:t>
      </w:r>
      <w:r w:rsidR="00153C29">
        <w:rPr>
          <w:b w:val="0"/>
        </w:rPr>
        <w:t xml:space="preserve"> lines are parameter errors calculated from fitting the </w:t>
      </w:r>
      <w:proofErr w:type="spellStart"/>
      <w:r w:rsidR="00153C29">
        <w:rPr>
          <w:b w:val="0"/>
        </w:rPr>
        <w:t>qMT</w:t>
      </w:r>
      <w:proofErr w:type="spellEnd"/>
      <w:r w:rsidR="00153C29">
        <w:rPr>
          <w:b w:val="0"/>
        </w:rPr>
        <w:t xml:space="preserve"> signal </w:t>
      </w:r>
      <w:r w:rsidR="002073FF">
        <w:rPr>
          <w:b w:val="0"/>
        </w:rPr>
        <w:t>according to the</w:t>
      </w:r>
      <w:r w:rsidR="00153C29">
        <w:rPr>
          <w:b w:val="0"/>
        </w:rPr>
        <w:t xml:space="preserve"> Sled &amp; Pike model.</w:t>
      </w:r>
      <w:r w:rsidR="00B501A4">
        <w:rPr>
          <w:b w:val="0"/>
        </w:rPr>
        <w:t xml:space="preserve"> The tissue parameters</w:t>
      </w:r>
      <w:r w:rsidR="002073FF">
        <w:rPr>
          <w:b w:val="0"/>
        </w:rPr>
        <w:t xml:space="preserve"> (white matter) and</w:t>
      </w:r>
      <w:r w:rsidR="00B501A4">
        <w:rPr>
          <w:b w:val="0"/>
        </w:rPr>
        <w:t xml:space="preserve"> </w:t>
      </w:r>
      <w:proofErr w:type="spellStart"/>
      <w:r w:rsidR="00B501A4">
        <w:rPr>
          <w:b w:val="0"/>
        </w:rPr>
        <w:t>qMT</w:t>
      </w:r>
      <w:proofErr w:type="spellEnd"/>
      <w:r w:rsidR="00B501A4">
        <w:rPr>
          <w:b w:val="0"/>
        </w:rPr>
        <w:t xml:space="preserve"> protocol</w:t>
      </w:r>
      <w:r w:rsidR="002073FF">
        <w:rPr>
          <w:b w:val="0"/>
        </w:rPr>
        <w:t xml:space="preserve"> (uniform)</w:t>
      </w:r>
      <w:r w:rsidR="00B501A4">
        <w:rPr>
          <w:b w:val="0"/>
        </w:rPr>
        <w:t xml:space="preserve"> were matched to those presented in Boudreau et al. 2017 (see Fig. 3 of the paper).</w:t>
      </w:r>
      <w:bookmarkEnd w:id="173"/>
      <w:bookmarkEnd w:id="174"/>
      <w:bookmarkEnd w:id="175"/>
      <w:bookmarkEnd w:id="176"/>
      <w:bookmarkEnd w:id="177"/>
      <w:bookmarkEnd w:id="178"/>
      <w:bookmarkEnd w:id="179"/>
      <w:bookmarkEnd w:id="180"/>
      <w:bookmarkEnd w:id="181"/>
      <w:bookmarkEnd w:id="182"/>
    </w:p>
    <w:p w14:paraId="04CE5A3C" w14:textId="77777777" w:rsidR="0073030C" w:rsidRDefault="0073030C">
      <w:pPr>
        <w:spacing w:after="0" w:line="240" w:lineRule="auto"/>
        <w:jc w:val="left"/>
        <w:rPr>
          <w:lang w:eastAsia="en-CA"/>
        </w:rPr>
      </w:pPr>
      <w:r>
        <w:rPr>
          <w:lang w:eastAsia="en-CA"/>
        </w:rPr>
        <w:br w:type="page"/>
      </w:r>
    </w:p>
    <w:p w14:paraId="7B6853C2" w14:textId="77777777" w:rsidR="0073030C" w:rsidRDefault="00477771" w:rsidP="0073030C">
      <w:pPr>
        <w:jc w:val="center"/>
        <w:rPr>
          <w:lang w:eastAsia="en-CA"/>
        </w:rPr>
      </w:pPr>
      <w:r>
        <w:rPr>
          <w:noProof/>
          <w:lang w:val="fr-FR" w:eastAsia="fr-FR"/>
        </w:rPr>
        <w:drawing>
          <wp:inline distT="0" distB="0" distL="0" distR="0" wp14:anchorId="01D8D598" wp14:editId="7686EC07">
            <wp:extent cx="5003644" cy="4460240"/>
            <wp:effectExtent l="0" t="0" r="635" b="1016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1b.png"/>
                    <pic:cNvPicPr/>
                  </pic:nvPicPr>
                  <pic:blipFill>
                    <a:blip r:embed="rId14">
                      <a:extLst>
                        <a:ext uri="{28A0092B-C50C-407E-A947-70E740481C1C}">
                          <a14:useLocalDpi xmlns:a14="http://schemas.microsoft.com/office/drawing/2010/main" val="0"/>
                        </a:ext>
                      </a:extLst>
                    </a:blip>
                    <a:stretch>
                      <a:fillRect/>
                    </a:stretch>
                  </pic:blipFill>
                  <pic:spPr>
                    <a:xfrm>
                      <a:off x="0" y="0"/>
                      <a:ext cx="5004067" cy="4460617"/>
                    </a:xfrm>
                    <a:prstGeom prst="rect">
                      <a:avLst/>
                    </a:prstGeom>
                  </pic:spPr>
                </pic:pic>
              </a:graphicData>
            </a:graphic>
          </wp:inline>
        </w:drawing>
      </w:r>
    </w:p>
    <w:p w14:paraId="6C6240DF" w14:textId="77777777" w:rsidR="0073030C" w:rsidRPr="00ED341D" w:rsidRDefault="0073030C" w:rsidP="0073030C">
      <w:pPr>
        <w:pStyle w:val="Lgende"/>
        <w:rPr>
          <w:b w:val="0"/>
        </w:rPr>
      </w:pPr>
      <w:bookmarkStart w:id="183" w:name="_Ref492993971"/>
      <w:bookmarkStart w:id="184" w:name="_Toc492904925"/>
      <w:bookmarkStart w:id="185" w:name="_Toc492904984"/>
      <w:bookmarkStart w:id="186" w:name="_Toc492905407"/>
      <w:bookmarkStart w:id="187" w:name="_Toc493360417"/>
      <w:bookmarkStart w:id="188" w:name="_Toc493373900"/>
      <w:bookmarkStart w:id="189" w:name="_Toc493505998"/>
      <w:bookmarkStart w:id="190" w:name="_Toc493750998"/>
      <w:bookmarkStart w:id="191" w:name="_Toc493751108"/>
      <w:bookmarkStart w:id="192" w:name="_Toc494897839"/>
      <w:bookmarkStart w:id="193" w:name="_Toc495415181"/>
      <w:bookmarkStart w:id="194" w:name="_Toc495494189"/>
      <w:bookmarkStart w:id="195" w:name="_Toc495674952"/>
      <w:bookmarkStart w:id="196" w:name="_Toc496099152"/>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2</w:t>
      </w:r>
      <w:r w:rsidR="00AA2C01">
        <w:rPr>
          <w:noProof/>
        </w:rPr>
        <w:fldChar w:fldCharType="end"/>
      </w:r>
      <w:bookmarkEnd w:id="183"/>
      <w:r>
        <w:t xml:space="preserve">. </w:t>
      </w:r>
      <w:bookmarkEnd w:id="184"/>
      <w:bookmarkEnd w:id="185"/>
      <w:bookmarkEnd w:id="186"/>
      <w:r w:rsidR="00BD7856">
        <w:rPr>
          <w:b w:val="0"/>
        </w:rPr>
        <w:t xml:space="preserve">Simulated </w:t>
      </w:r>
      <w:proofErr w:type="spellStart"/>
      <w:r w:rsidR="00BD7856">
        <w:rPr>
          <w:b w:val="0"/>
        </w:rPr>
        <w:t>qMT</w:t>
      </w:r>
      <w:proofErr w:type="spellEnd"/>
      <w:r w:rsidR="00BD7856">
        <w:rPr>
          <w:b w:val="0"/>
        </w:rPr>
        <w:t xml:space="preserve"> parameter errors </w:t>
      </w:r>
      <w:r w:rsidR="00E73104">
        <w:rPr>
          <w:b w:val="0"/>
        </w:rPr>
        <w:t>estimated from Eq. 2</w:t>
      </w:r>
      <w:r w:rsidR="00ED341D">
        <w:rPr>
          <w:b w:val="0"/>
        </w:rPr>
        <w:t xml:space="preserve"> for ΔB</w:t>
      </w:r>
      <w:r w:rsidR="00ED341D">
        <w:rPr>
          <w:b w:val="0"/>
          <w:vertAlign w:val="subscript"/>
        </w:rPr>
        <w:t>1</w:t>
      </w:r>
      <w:r w:rsidR="00ED341D">
        <w:rPr>
          <w:b w:val="0"/>
        </w:rPr>
        <w:t>=0.05</w:t>
      </w:r>
      <w:r w:rsidR="001B0BEB">
        <w:rPr>
          <w:b w:val="0"/>
        </w:rPr>
        <w:t xml:space="preserve"> for a wide range of</w:t>
      </w:r>
      <w:r w:rsidR="00ED341D">
        <w:rPr>
          <w:b w:val="0"/>
        </w:rPr>
        <w:t xml:space="preserve"> logarithmically-uniform (offsets) </w:t>
      </w:r>
      <w:proofErr w:type="spellStart"/>
      <w:r w:rsidR="00ED341D">
        <w:rPr>
          <w:b w:val="0"/>
        </w:rPr>
        <w:t>qMT</w:t>
      </w:r>
      <w:proofErr w:type="spellEnd"/>
      <w:r w:rsidR="00ED341D">
        <w:rPr>
          <w:b w:val="0"/>
        </w:rPr>
        <w:t xml:space="preserve"> protocols</w:t>
      </w:r>
      <w:r w:rsidR="001B0BEB">
        <w:rPr>
          <w:b w:val="0"/>
        </w:rPr>
        <w:t>.</w:t>
      </w:r>
      <w:r w:rsidR="00ED341D">
        <w:rPr>
          <w:b w:val="0"/>
        </w:rPr>
        <w:t xml:space="preserve"> Single (blue, orange, yellow), dual (purple, green, light blue), and triple (red) flip angle combinations of 150°, 400°, and 600° were compared. The number of offset frequencies were uniformly distributed between 300 Hz and 20 kHz, and matched for the total number of acquisition points (# offsets × # flip angles).</w:t>
      </w:r>
      <w:bookmarkEnd w:id="187"/>
      <w:bookmarkEnd w:id="188"/>
      <w:bookmarkEnd w:id="189"/>
      <w:bookmarkEnd w:id="190"/>
      <w:bookmarkEnd w:id="191"/>
      <w:bookmarkEnd w:id="192"/>
      <w:bookmarkEnd w:id="193"/>
      <w:bookmarkEnd w:id="194"/>
      <w:bookmarkEnd w:id="195"/>
      <w:bookmarkEnd w:id="196"/>
    </w:p>
    <w:p w14:paraId="105F8D8C" w14:textId="77777777" w:rsidR="00C3148D" w:rsidRPr="00ED341D" w:rsidRDefault="00C3148D">
      <w:pPr>
        <w:spacing w:after="0" w:line="240" w:lineRule="auto"/>
        <w:jc w:val="left"/>
        <w:rPr>
          <w:lang w:eastAsia="en-CA"/>
        </w:rPr>
      </w:pPr>
      <w:r w:rsidRPr="00ED341D">
        <w:rPr>
          <w:lang w:eastAsia="en-CA"/>
        </w:rPr>
        <w:br w:type="page"/>
      </w:r>
    </w:p>
    <w:p w14:paraId="3CC5E1F1" w14:textId="25B18C7B" w:rsidR="0073030C" w:rsidRDefault="00A02163" w:rsidP="00C3148D">
      <w:pPr>
        <w:jc w:val="center"/>
        <w:rPr>
          <w:lang w:eastAsia="en-CA"/>
        </w:rPr>
      </w:pPr>
      <w:ins w:id="197" w:author="Mathieu Boudreau" w:date="2017-10-18T13:59:00Z">
        <w:r>
          <w:rPr>
            <w:noProof/>
            <w:lang w:val="fr-FR" w:eastAsia="fr-FR"/>
          </w:rPr>
          <w:drawing>
            <wp:inline distT="0" distB="0" distL="0" distR="0" wp14:anchorId="2766FFE2" wp14:editId="45666F11">
              <wp:extent cx="3959352" cy="5401056"/>
              <wp:effectExtent l="0" t="0" r="317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2_MAG.png"/>
                      <pic:cNvPicPr/>
                    </pic:nvPicPr>
                    <pic:blipFill>
                      <a:blip r:embed="rId15">
                        <a:extLst>
                          <a:ext uri="{28A0092B-C50C-407E-A947-70E740481C1C}">
                            <a14:useLocalDpi xmlns:a14="http://schemas.microsoft.com/office/drawing/2010/main" val="0"/>
                          </a:ext>
                        </a:extLst>
                      </a:blip>
                      <a:stretch>
                        <a:fillRect/>
                      </a:stretch>
                    </pic:blipFill>
                    <pic:spPr>
                      <a:xfrm>
                        <a:off x="0" y="0"/>
                        <a:ext cx="3959352" cy="5401056"/>
                      </a:xfrm>
                      <a:prstGeom prst="rect">
                        <a:avLst/>
                      </a:prstGeom>
                    </pic:spPr>
                  </pic:pic>
                </a:graphicData>
              </a:graphic>
            </wp:inline>
          </w:drawing>
        </w:r>
      </w:ins>
    </w:p>
    <w:p w14:paraId="0E79A93B" w14:textId="05BFA6A9" w:rsidR="00C3148D" w:rsidRPr="003B7715" w:rsidRDefault="00C3148D" w:rsidP="00C3148D">
      <w:pPr>
        <w:pStyle w:val="Lgende"/>
        <w:rPr>
          <w:b w:val="0"/>
        </w:rPr>
      </w:pPr>
      <w:bookmarkStart w:id="198" w:name="_Ref492994003"/>
      <w:bookmarkStart w:id="199" w:name="_Toc492905408"/>
      <w:bookmarkStart w:id="200" w:name="_Toc493360418"/>
      <w:bookmarkStart w:id="201" w:name="_Toc493373901"/>
      <w:bookmarkStart w:id="202" w:name="_Toc493505999"/>
      <w:bookmarkStart w:id="203" w:name="_Toc493750999"/>
      <w:bookmarkStart w:id="204" w:name="_Toc493751109"/>
      <w:bookmarkStart w:id="205" w:name="_Toc494897840"/>
      <w:bookmarkStart w:id="206" w:name="_Toc495415182"/>
      <w:bookmarkStart w:id="207" w:name="_Toc495494190"/>
      <w:bookmarkStart w:id="208" w:name="_Toc495674953"/>
      <w:bookmarkStart w:id="209" w:name="_Toc496099153"/>
      <w:commentRangeStart w:id="210"/>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3</w:t>
      </w:r>
      <w:r w:rsidR="00AA2C01">
        <w:rPr>
          <w:noProof/>
        </w:rPr>
        <w:fldChar w:fldCharType="end"/>
      </w:r>
      <w:bookmarkEnd w:id="198"/>
      <w:r>
        <w:t>.</w:t>
      </w:r>
      <w:r>
        <w:rPr>
          <w:b w:val="0"/>
        </w:rPr>
        <w:t xml:space="preserve"> </w:t>
      </w:r>
      <w:bookmarkEnd w:id="199"/>
      <w:r w:rsidR="007A288F">
        <w:rPr>
          <w:b w:val="0"/>
        </w:rPr>
        <w:t>Sensitivity values</w:t>
      </w:r>
      <w:ins w:id="211" w:author="Mathieu Boudreau" w:date="2017-10-18T14:00:00Z">
        <w:r w:rsidR="00A02163">
          <w:rPr>
            <w:b w:val="0"/>
          </w:rPr>
          <w:t xml:space="preserve"> (magnitudes)</w:t>
        </w:r>
      </w:ins>
      <w:r w:rsidR="007A288F">
        <w:rPr>
          <w:b w:val="0"/>
        </w:rPr>
        <w:t xml:space="preserve"> for each </w:t>
      </w:r>
      <w:proofErr w:type="spellStart"/>
      <w:r w:rsidR="007A288F">
        <w:rPr>
          <w:b w:val="0"/>
        </w:rPr>
        <w:t>qMT</w:t>
      </w:r>
      <w:proofErr w:type="spellEnd"/>
      <w:r w:rsidR="007A288F">
        <w:rPr>
          <w:b w:val="0"/>
        </w:rPr>
        <w:t xml:space="preserve"> fitting parameters (F, </w:t>
      </w:r>
      <w:proofErr w:type="spellStart"/>
      <w:r w:rsidR="007A288F">
        <w:rPr>
          <w:b w:val="0"/>
        </w:rPr>
        <w:t>k</w:t>
      </w:r>
      <w:r w:rsidR="007A288F">
        <w:rPr>
          <w:b w:val="0"/>
          <w:vertAlign w:val="subscript"/>
        </w:rPr>
        <w:t>f</w:t>
      </w:r>
      <w:proofErr w:type="spellEnd"/>
      <w:r w:rsidR="007A288F">
        <w:rPr>
          <w:b w:val="0"/>
        </w:rPr>
        <w:t>, T</w:t>
      </w:r>
      <w:proofErr w:type="gramStart"/>
      <w:r w:rsidR="007A288F">
        <w:rPr>
          <w:b w:val="0"/>
          <w:vertAlign w:val="subscript"/>
        </w:rPr>
        <w:t>2,f</w:t>
      </w:r>
      <w:proofErr w:type="gramEnd"/>
      <w:r w:rsidR="007A288F">
        <w:rPr>
          <w:b w:val="0"/>
        </w:rPr>
        <w:t>, T</w:t>
      </w:r>
      <w:r w:rsidR="007A288F">
        <w:rPr>
          <w:b w:val="0"/>
          <w:vertAlign w:val="subscript"/>
        </w:rPr>
        <w:t>2,r</w:t>
      </w:r>
      <w:r w:rsidR="007A288F">
        <w:rPr>
          <w:b w:val="0"/>
        </w:rPr>
        <w:t xml:space="preserve">) and </w:t>
      </w:r>
      <w:r w:rsidR="003B7715">
        <w:rPr>
          <w:b w:val="0"/>
        </w:rPr>
        <w:t>B</w:t>
      </w:r>
      <w:r w:rsidR="003B7715">
        <w:rPr>
          <w:b w:val="0"/>
          <w:vertAlign w:val="subscript"/>
        </w:rPr>
        <w:t>1</w:t>
      </w:r>
      <w:r w:rsidR="003B7715">
        <w:rPr>
          <w:b w:val="0"/>
        </w:rPr>
        <w:t xml:space="preserve"> measurement values considering a B</w:t>
      </w:r>
      <w:r w:rsidR="003B7715">
        <w:rPr>
          <w:b w:val="0"/>
          <w:vertAlign w:val="subscript"/>
        </w:rPr>
        <w:t>1</w:t>
      </w:r>
      <w:r w:rsidR="003B7715">
        <w:rPr>
          <w:b w:val="0"/>
        </w:rPr>
        <w:t>-independent T</w:t>
      </w:r>
      <w:r w:rsidR="003B7715">
        <w:rPr>
          <w:b w:val="0"/>
          <w:vertAlign w:val="subscript"/>
        </w:rPr>
        <w:t>1</w:t>
      </w:r>
      <w:r w:rsidR="003B7715">
        <w:rPr>
          <w:b w:val="0"/>
        </w:rPr>
        <w:t xml:space="preserve"> measure (IR – inversion recovery) and a B</w:t>
      </w:r>
      <w:r w:rsidR="003B7715">
        <w:rPr>
          <w:b w:val="0"/>
          <w:vertAlign w:val="subscript"/>
        </w:rPr>
        <w:t>1</w:t>
      </w:r>
      <w:r w:rsidR="003B7715">
        <w:rPr>
          <w:b w:val="0"/>
        </w:rPr>
        <w:t>-dependent T</w:t>
      </w:r>
      <w:r w:rsidR="003B7715">
        <w:rPr>
          <w:b w:val="0"/>
          <w:vertAlign w:val="subscript"/>
        </w:rPr>
        <w:t>1</w:t>
      </w:r>
      <w:r w:rsidR="003B7715">
        <w:rPr>
          <w:b w:val="0"/>
        </w:rPr>
        <w:t xml:space="preserve"> measure (VFA </w:t>
      </w:r>
      <w:r w:rsidR="008F3ECA">
        <w:rPr>
          <w:b w:val="0"/>
        </w:rPr>
        <w:t>– variable flip angle). The 312-point protocol shown (12 flip angles x 26 offset frequencies) represents the initial</w:t>
      </w:r>
      <w:r w:rsidR="003B7715">
        <w:rPr>
          <w:b w:val="0"/>
        </w:rPr>
        <w:t xml:space="preserve"> search-space </w:t>
      </w:r>
      <w:r w:rsidR="008F3ECA">
        <w:rPr>
          <w:b w:val="0"/>
        </w:rPr>
        <w:t xml:space="preserve">used for </w:t>
      </w:r>
      <w:r w:rsidR="003B7715">
        <w:rPr>
          <w:b w:val="0"/>
        </w:rPr>
        <w:t>protocol optimization. The sets of sensitivity values for each fitting parameter (</w:t>
      </w:r>
      <w:r w:rsidR="003B7715" w:rsidRPr="003B7715">
        <w:t>a</w:t>
      </w:r>
      <w:r w:rsidR="003B7715">
        <w:rPr>
          <w:b w:val="0"/>
        </w:rPr>
        <w:t>–</w:t>
      </w:r>
      <w:r w:rsidR="003B7715" w:rsidRPr="003B7715">
        <w:t>d</w:t>
      </w:r>
      <w:r w:rsidR="003B7715">
        <w:rPr>
          <w:b w:val="0"/>
        </w:rPr>
        <w:t xml:space="preserve">) consists of the matrix columns of the Jacobian </w:t>
      </w:r>
      <w:r w:rsidR="008F3ECA">
        <w:rPr>
          <w:b w:val="0"/>
        </w:rPr>
        <w:t xml:space="preserve">sensitivity matrix </w:t>
      </w:r>
      <w:r w:rsidR="003B7715">
        <w:rPr>
          <w:b w:val="0"/>
        </w:rPr>
        <w:t>(</w:t>
      </w:r>
      <w:proofErr w:type="spellStart"/>
      <w:r w:rsidR="003B7715">
        <w:t>S</w:t>
      </w:r>
      <w:r w:rsidR="003B7715">
        <w:rPr>
          <w:i/>
          <w:vertAlign w:val="subscript"/>
        </w:rPr>
        <w:t>p</w:t>
      </w:r>
      <w:proofErr w:type="spellEnd"/>
      <w:r w:rsidR="008F3ECA">
        <w:rPr>
          <w:b w:val="0"/>
        </w:rPr>
        <w:t xml:space="preserve"> in</w:t>
      </w:r>
      <w:r w:rsidR="003B7715">
        <w:rPr>
          <w:b w:val="0"/>
        </w:rPr>
        <w:t xml:space="preserve"> Eq. 2</w:t>
      </w:r>
      <w:r w:rsidR="00AF16FF">
        <w:rPr>
          <w:b w:val="0"/>
        </w:rPr>
        <w:t xml:space="preserve"> and 5</w:t>
      </w:r>
      <w:r w:rsidR="003B7715">
        <w:rPr>
          <w:b w:val="0"/>
        </w:rPr>
        <w:t>).</w:t>
      </w:r>
      <w:bookmarkEnd w:id="200"/>
      <w:bookmarkEnd w:id="201"/>
      <w:bookmarkEnd w:id="202"/>
      <w:bookmarkEnd w:id="203"/>
      <w:bookmarkEnd w:id="204"/>
      <w:bookmarkEnd w:id="205"/>
      <w:bookmarkEnd w:id="206"/>
      <w:bookmarkEnd w:id="207"/>
      <w:bookmarkEnd w:id="208"/>
      <w:bookmarkEnd w:id="209"/>
      <w:commentRangeEnd w:id="210"/>
      <w:r w:rsidR="0086287D">
        <w:rPr>
          <w:rStyle w:val="Marquedecommentaire"/>
          <w:rFonts w:eastAsia="Times"/>
          <w:b w:val="0"/>
          <w:bCs w:val="0"/>
          <w:lang w:eastAsia="en-US"/>
        </w:rPr>
        <w:commentReference w:id="210"/>
      </w:r>
    </w:p>
    <w:p w14:paraId="6C5DE544" w14:textId="77777777" w:rsidR="00C006CC" w:rsidRDefault="00C006CC">
      <w:pPr>
        <w:spacing w:after="0" w:line="240" w:lineRule="auto"/>
        <w:jc w:val="left"/>
        <w:rPr>
          <w:lang w:eastAsia="en-CA"/>
        </w:rPr>
      </w:pPr>
      <w:r>
        <w:rPr>
          <w:lang w:eastAsia="en-CA"/>
        </w:rPr>
        <w:br w:type="page"/>
      </w:r>
    </w:p>
    <w:p w14:paraId="693161AE" w14:textId="717B87D4" w:rsidR="00C3148D" w:rsidRDefault="00EB2E17" w:rsidP="00C006CC">
      <w:pPr>
        <w:jc w:val="center"/>
        <w:rPr>
          <w:lang w:eastAsia="en-CA"/>
        </w:rPr>
      </w:pPr>
      <w:ins w:id="212" w:author="Mathieu Boudreau" w:date="2017-10-18T14:14:00Z">
        <w:r>
          <w:rPr>
            <w:noProof/>
            <w:lang w:val="fr-FR" w:eastAsia="fr-FR"/>
          </w:rPr>
          <w:drawing>
            <wp:inline distT="0" distB="0" distL="0" distR="0" wp14:anchorId="2B16D278" wp14:editId="28E061B1">
              <wp:extent cx="6016625" cy="2945765"/>
              <wp:effectExtent l="0" t="0" r="3175"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4_mod.png"/>
                      <pic:cNvPicPr/>
                    </pic:nvPicPr>
                    <pic:blipFill>
                      <a:blip r:embed="rId16">
                        <a:extLst>
                          <a:ext uri="{28A0092B-C50C-407E-A947-70E740481C1C}">
                            <a14:useLocalDpi xmlns:a14="http://schemas.microsoft.com/office/drawing/2010/main" val="0"/>
                          </a:ext>
                        </a:extLst>
                      </a:blip>
                      <a:stretch>
                        <a:fillRect/>
                      </a:stretch>
                    </pic:blipFill>
                    <pic:spPr>
                      <a:xfrm>
                        <a:off x="0" y="0"/>
                        <a:ext cx="6016625" cy="2945765"/>
                      </a:xfrm>
                      <a:prstGeom prst="rect">
                        <a:avLst/>
                      </a:prstGeom>
                    </pic:spPr>
                  </pic:pic>
                </a:graphicData>
              </a:graphic>
            </wp:inline>
          </w:drawing>
        </w:r>
      </w:ins>
    </w:p>
    <w:p w14:paraId="267D3358" w14:textId="77777777" w:rsidR="00C006CC" w:rsidRPr="00194DDD" w:rsidRDefault="00C006CC" w:rsidP="00C006CC">
      <w:pPr>
        <w:pStyle w:val="Lgende"/>
        <w:rPr>
          <w:b w:val="0"/>
        </w:rPr>
      </w:pPr>
      <w:bookmarkStart w:id="213" w:name="_Ref492994018"/>
      <w:bookmarkStart w:id="214" w:name="_Toc492905409"/>
      <w:bookmarkStart w:id="215" w:name="_Toc493360419"/>
      <w:bookmarkStart w:id="216" w:name="_Toc493373902"/>
      <w:bookmarkStart w:id="217" w:name="_Toc493506000"/>
      <w:bookmarkStart w:id="218" w:name="_Toc493751000"/>
      <w:bookmarkStart w:id="219" w:name="_Toc493751110"/>
      <w:bookmarkStart w:id="220" w:name="_Toc494897841"/>
      <w:bookmarkStart w:id="221" w:name="_Toc495415183"/>
      <w:bookmarkStart w:id="222" w:name="_Toc495494191"/>
      <w:bookmarkStart w:id="223" w:name="_Toc495674954"/>
      <w:bookmarkStart w:id="224" w:name="_Toc496099154"/>
      <w:commentRangeStart w:id="225"/>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4</w:t>
      </w:r>
      <w:r w:rsidR="00AA2C01">
        <w:rPr>
          <w:noProof/>
        </w:rPr>
        <w:fldChar w:fldCharType="end"/>
      </w:r>
      <w:bookmarkEnd w:id="213"/>
      <w:r>
        <w:t>.</w:t>
      </w:r>
      <w:r>
        <w:rPr>
          <w:b w:val="0"/>
        </w:rPr>
        <w:t xml:space="preserve"> </w:t>
      </w:r>
      <w:bookmarkEnd w:id="214"/>
      <w:r w:rsidR="003B7715">
        <w:rPr>
          <w:b w:val="0"/>
        </w:rPr>
        <w:t>Variance-efficiency (</w:t>
      </w:r>
      <w:r w:rsidR="003B7715">
        <w:t>a</w:t>
      </w:r>
      <w:r w:rsidR="003B7715">
        <w:rPr>
          <w:b w:val="0"/>
        </w:rPr>
        <w:t xml:space="preserve">) and </w:t>
      </w:r>
      <w:r w:rsidR="00194DDD">
        <w:rPr>
          <w:b w:val="0"/>
        </w:rPr>
        <w:t xml:space="preserve">ΔF </w:t>
      </w:r>
      <w:r w:rsidR="0084084D">
        <w:rPr>
          <w:b w:val="0"/>
        </w:rPr>
        <w:t>(</w:t>
      </w:r>
      <w:r w:rsidR="0084084D">
        <w:t>b</w:t>
      </w:r>
      <w:r w:rsidR="0084084D">
        <w:rPr>
          <w:b w:val="0"/>
        </w:rPr>
        <w:t xml:space="preserve">) </w:t>
      </w:r>
      <w:r w:rsidR="00194DDD">
        <w:rPr>
          <w:b w:val="0"/>
        </w:rPr>
        <w:t>(Eq. 2</w:t>
      </w:r>
      <w:r w:rsidR="001A2FA2">
        <w:rPr>
          <w:b w:val="0"/>
        </w:rPr>
        <w:t>, ΔB</w:t>
      </w:r>
      <w:r w:rsidR="001A2FA2">
        <w:rPr>
          <w:b w:val="0"/>
          <w:vertAlign w:val="subscript"/>
        </w:rPr>
        <w:t>1</w:t>
      </w:r>
      <w:r w:rsidR="001A2FA2">
        <w:rPr>
          <w:b w:val="0"/>
        </w:rPr>
        <w:t xml:space="preserve"> = 5%</w:t>
      </w:r>
      <w:r w:rsidR="00194DDD">
        <w:rPr>
          <w:b w:val="0"/>
        </w:rPr>
        <w:t xml:space="preserve">) values </w:t>
      </w:r>
      <w:r w:rsidR="0084084D">
        <w:rPr>
          <w:b w:val="0"/>
        </w:rPr>
        <w:t>during the</w:t>
      </w:r>
      <w:r w:rsidR="00194DDD">
        <w:rPr>
          <w:b w:val="0"/>
        </w:rPr>
        <w:t xml:space="preserve"> iterative optimization of the </w:t>
      </w:r>
      <w:r w:rsidR="0084084D">
        <w:rPr>
          <w:b w:val="0"/>
        </w:rPr>
        <w:t>sensitivity</w:t>
      </w:r>
      <w:r w:rsidR="00194DDD">
        <w:rPr>
          <w:b w:val="0"/>
        </w:rPr>
        <w:t>-regularized Cramer-Rao Lower-Bound</w:t>
      </w:r>
      <w:r w:rsidR="003A4867">
        <w:rPr>
          <w:b w:val="0"/>
        </w:rPr>
        <w:t xml:space="preserve"> equation (Eq. 5). </w:t>
      </w:r>
      <w:r w:rsidR="0084084D">
        <w:rPr>
          <w:b w:val="0"/>
        </w:rPr>
        <w:t>V</w:t>
      </w:r>
      <w:r w:rsidR="00194DDD">
        <w:rPr>
          <w:b w:val="0"/>
        </w:rPr>
        <w:t xml:space="preserve">ariance-efficiency is defined here as (variance × # </w:t>
      </w:r>
      <w:proofErr w:type="spellStart"/>
      <w:r w:rsidR="00194DDD">
        <w:rPr>
          <w:b w:val="0"/>
        </w:rPr>
        <w:t>acq</w:t>
      </w:r>
      <w:proofErr w:type="spellEnd"/>
      <w:r w:rsidR="00194DDD">
        <w:rPr>
          <w:b w:val="0"/>
        </w:rPr>
        <w:t>. points)</w:t>
      </w:r>
      <w:r w:rsidR="00194DDD">
        <w:rPr>
          <w:b w:val="0"/>
          <w:vertAlign w:val="superscript"/>
        </w:rPr>
        <w:t>-1/2</w:t>
      </w:r>
      <w:r w:rsidR="003A4867">
        <w:rPr>
          <w:b w:val="0"/>
        </w:rPr>
        <w:t>, where the variance is interpreted to be the parameter-normalized Cramer-Rao Lower Bound (</w:t>
      </w:r>
      <w:r w:rsidR="00E73104">
        <w:rPr>
          <w:b w:val="0"/>
          <w:i/>
        </w:rPr>
        <w:t>V</w:t>
      </w:r>
      <w:r w:rsidR="00E73104">
        <w:rPr>
          <w:b w:val="0"/>
        </w:rPr>
        <w:t xml:space="preserve">, </w:t>
      </w:r>
      <w:r w:rsidR="003A4867">
        <w:rPr>
          <w:b w:val="0"/>
        </w:rPr>
        <w:t>Eq. 3)</w:t>
      </w:r>
      <w:r w:rsidR="00194DDD">
        <w:rPr>
          <w:b w:val="0"/>
        </w:rPr>
        <w:t>.</w:t>
      </w:r>
      <w:bookmarkEnd w:id="215"/>
      <w:bookmarkEnd w:id="216"/>
      <w:bookmarkEnd w:id="217"/>
      <w:bookmarkEnd w:id="218"/>
      <w:bookmarkEnd w:id="219"/>
      <w:bookmarkEnd w:id="220"/>
      <w:bookmarkEnd w:id="221"/>
      <w:bookmarkEnd w:id="222"/>
      <w:bookmarkEnd w:id="223"/>
      <w:bookmarkEnd w:id="224"/>
      <w:commentRangeEnd w:id="225"/>
      <w:r w:rsidR="00EB2E17">
        <w:rPr>
          <w:rStyle w:val="Marquedecommentaire"/>
          <w:rFonts w:eastAsia="Times"/>
          <w:b w:val="0"/>
          <w:bCs w:val="0"/>
          <w:lang w:eastAsia="en-US"/>
        </w:rPr>
        <w:commentReference w:id="225"/>
      </w:r>
    </w:p>
    <w:p w14:paraId="2C27765C" w14:textId="77777777" w:rsidR="00831BFB" w:rsidRDefault="00831BFB">
      <w:pPr>
        <w:spacing w:after="0" w:line="240" w:lineRule="auto"/>
        <w:jc w:val="left"/>
        <w:rPr>
          <w:lang w:eastAsia="en-CA"/>
        </w:rPr>
      </w:pPr>
      <w:r>
        <w:rPr>
          <w:lang w:eastAsia="en-CA"/>
        </w:rPr>
        <w:br w:type="page"/>
      </w:r>
    </w:p>
    <w:p w14:paraId="00F47487" w14:textId="77777777" w:rsidR="00C006CC" w:rsidRDefault="00831BFB" w:rsidP="00831BFB">
      <w:pPr>
        <w:jc w:val="center"/>
        <w:rPr>
          <w:lang w:eastAsia="en-CA"/>
        </w:rPr>
      </w:pPr>
      <w:r>
        <w:rPr>
          <w:noProof/>
          <w:lang w:val="fr-FR" w:eastAsia="fr-FR"/>
        </w:rPr>
        <w:drawing>
          <wp:inline distT="0" distB="0" distL="0" distR="0" wp14:anchorId="456D88DA" wp14:editId="1627DBF4">
            <wp:extent cx="3774440" cy="3774440"/>
            <wp:effectExtent l="0" t="0" r="10160" b="1016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0.png"/>
                    <pic:cNvPicPr/>
                  </pic:nvPicPr>
                  <pic:blipFill>
                    <a:blip r:embed="rId17">
                      <a:extLst>
                        <a:ext uri="{28A0092B-C50C-407E-A947-70E740481C1C}">
                          <a14:useLocalDpi xmlns:a14="http://schemas.microsoft.com/office/drawing/2010/main" val="0"/>
                        </a:ext>
                      </a:extLst>
                    </a:blip>
                    <a:stretch>
                      <a:fillRect/>
                    </a:stretch>
                  </pic:blipFill>
                  <pic:spPr>
                    <a:xfrm>
                      <a:off x="0" y="0"/>
                      <a:ext cx="3797556" cy="3797556"/>
                    </a:xfrm>
                    <a:prstGeom prst="rect">
                      <a:avLst/>
                    </a:prstGeom>
                  </pic:spPr>
                </pic:pic>
              </a:graphicData>
            </a:graphic>
          </wp:inline>
        </w:drawing>
      </w:r>
    </w:p>
    <w:p w14:paraId="3D270EFF" w14:textId="77777777" w:rsidR="00831BFB" w:rsidRPr="003A4867" w:rsidRDefault="00831BFB" w:rsidP="00831BFB">
      <w:pPr>
        <w:pStyle w:val="Lgende"/>
        <w:rPr>
          <w:b w:val="0"/>
        </w:rPr>
      </w:pPr>
      <w:bookmarkStart w:id="226" w:name="_Ref492994028"/>
      <w:bookmarkStart w:id="227" w:name="_Toc492905410"/>
      <w:bookmarkStart w:id="228" w:name="_Toc493360420"/>
      <w:bookmarkStart w:id="229" w:name="_Toc493373903"/>
      <w:bookmarkStart w:id="230" w:name="_Toc493506001"/>
      <w:bookmarkStart w:id="231" w:name="_Toc493751001"/>
      <w:bookmarkStart w:id="232" w:name="_Toc493751111"/>
      <w:bookmarkStart w:id="233" w:name="_Toc494897842"/>
      <w:bookmarkStart w:id="234" w:name="_Toc495415184"/>
      <w:bookmarkStart w:id="235" w:name="_Toc495494192"/>
      <w:bookmarkStart w:id="236" w:name="_Toc495674955"/>
      <w:bookmarkStart w:id="237" w:name="_Toc496099155"/>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5</w:t>
      </w:r>
      <w:r w:rsidR="00AA2C01">
        <w:rPr>
          <w:noProof/>
        </w:rPr>
        <w:fldChar w:fldCharType="end"/>
      </w:r>
      <w:bookmarkEnd w:id="226"/>
      <w:r>
        <w:t>.</w:t>
      </w:r>
      <w:r>
        <w:rPr>
          <w:b w:val="0"/>
        </w:rPr>
        <w:t xml:space="preserve"> </w:t>
      </w:r>
      <w:bookmarkEnd w:id="227"/>
      <w:r w:rsidR="003A4867">
        <w:rPr>
          <w:b w:val="0"/>
        </w:rPr>
        <w:t>Comparison between the 10-point protocol</w:t>
      </w:r>
      <w:r w:rsidR="0084084D">
        <w:rPr>
          <w:b w:val="0"/>
        </w:rPr>
        <w:t>s</w:t>
      </w:r>
      <w:r w:rsidR="003A4867">
        <w:rPr>
          <w:b w:val="0"/>
        </w:rPr>
        <w:t xml:space="preserve"> i</w:t>
      </w:r>
      <w:r w:rsidR="0084084D">
        <w:rPr>
          <w:b w:val="0"/>
        </w:rPr>
        <w:t>teratively optimized from a 312-</w:t>
      </w:r>
      <w:r w:rsidR="003A4867">
        <w:rPr>
          <w:b w:val="0"/>
        </w:rPr>
        <w:t xml:space="preserve">point search space using solely </w:t>
      </w:r>
      <w:r w:rsidR="0084084D">
        <w:rPr>
          <w:b w:val="0"/>
        </w:rPr>
        <w:t xml:space="preserve">the parameter-normalized </w:t>
      </w:r>
      <w:r w:rsidR="003A4867">
        <w:rPr>
          <w:b w:val="0"/>
        </w:rPr>
        <w:t>CRLB (</w:t>
      </w:r>
      <w:r w:rsidR="003A4867" w:rsidRPr="003A4867">
        <w:rPr>
          <w:b w:val="0"/>
        </w:rPr>
        <w:t>λ</w:t>
      </w:r>
      <w:r w:rsidR="003A4867">
        <w:rPr>
          <w:b w:val="0"/>
        </w:rPr>
        <w:t xml:space="preserve"> = 0) and regularized </w:t>
      </w:r>
      <w:proofErr w:type="spellStart"/>
      <w:r w:rsidR="003A4867">
        <w:rPr>
          <w:b w:val="0"/>
        </w:rPr>
        <w:t>CRLB</w:t>
      </w:r>
      <w:r w:rsidR="003A4867" w:rsidRPr="003A4867">
        <w:rPr>
          <w:b w:val="0"/>
          <w:vertAlign w:val="subscript"/>
        </w:rPr>
        <w:t>λ</w:t>
      </w:r>
      <w:proofErr w:type="spellEnd"/>
      <w:r w:rsidR="003A4867">
        <w:rPr>
          <w:b w:val="0"/>
          <w:vertAlign w:val="subscript"/>
        </w:rPr>
        <w:t>=0.5</w:t>
      </w:r>
      <w:r w:rsidR="003A4867">
        <w:rPr>
          <w:b w:val="0"/>
        </w:rPr>
        <w:t xml:space="preserve">. The different flip angle </w:t>
      </w:r>
      <w:r w:rsidR="00571745">
        <w:rPr>
          <w:b w:val="0"/>
        </w:rPr>
        <w:t>Z-spectrum</w:t>
      </w:r>
      <w:r w:rsidR="003A4867">
        <w:rPr>
          <w:b w:val="0"/>
        </w:rPr>
        <w:t xml:space="preserve">s of the </w:t>
      </w:r>
      <w:r w:rsidR="00C81702">
        <w:rPr>
          <w:b w:val="0"/>
        </w:rPr>
        <w:t>initial optimization search-</w:t>
      </w:r>
      <w:r w:rsidR="003A4867">
        <w:rPr>
          <w:b w:val="0"/>
        </w:rPr>
        <w:t xml:space="preserve">space are displayed in blue to </w:t>
      </w:r>
      <w:r w:rsidR="00C81702">
        <w:rPr>
          <w:b w:val="0"/>
        </w:rPr>
        <w:t>emphasize the 10-</w:t>
      </w:r>
      <w:r w:rsidR="003A4867">
        <w:rPr>
          <w:b w:val="0"/>
        </w:rPr>
        <w:t xml:space="preserve">point protocols. The flip angle </w:t>
      </w:r>
      <w:r w:rsidR="00571745">
        <w:rPr>
          <w:b w:val="0"/>
        </w:rPr>
        <w:t>Z-spectrum</w:t>
      </w:r>
      <w:r w:rsidR="003A4867">
        <w:rPr>
          <w:b w:val="0"/>
        </w:rPr>
        <w:t>s (150° to 700°, in 50° increments) range from the highe</w:t>
      </w:r>
      <w:r w:rsidR="00C81702">
        <w:rPr>
          <w:b w:val="0"/>
        </w:rPr>
        <w:t xml:space="preserve">st </w:t>
      </w:r>
      <w:r w:rsidR="0061078A">
        <w:rPr>
          <w:b w:val="0"/>
        </w:rPr>
        <w:t>MT-</w:t>
      </w:r>
      <w:r w:rsidR="00C81702">
        <w:rPr>
          <w:b w:val="0"/>
        </w:rPr>
        <w:t>signal values curve</w:t>
      </w:r>
      <w:r w:rsidR="003A4867">
        <w:rPr>
          <w:b w:val="0"/>
        </w:rPr>
        <w:t xml:space="preserve"> (150°) to lowest (700°).</w:t>
      </w:r>
      <w:bookmarkEnd w:id="228"/>
      <w:bookmarkEnd w:id="229"/>
      <w:bookmarkEnd w:id="230"/>
      <w:bookmarkEnd w:id="231"/>
      <w:bookmarkEnd w:id="232"/>
      <w:bookmarkEnd w:id="233"/>
      <w:bookmarkEnd w:id="234"/>
      <w:bookmarkEnd w:id="235"/>
      <w:bookmarkEnd w:id="236"/>
      <w:bookmarkEnd w:id="237"/>
    </w:p>
    <w:p w14:paraId="1E773012" w14:textId="77777777" w:rsidR="00831BFB" w:rsidRDefault="00831BFB">
      <w:pPr>
        <w:spacing w:after="0" w:line="240" w:lineRule="auto"/>
        <w:jc w:val="left"/>
        <w:rPr>
          <w:lang w:eastAsia="en-CA"/>
        </w:rPr>
      </w:pPr>
      <w:r>
        <w:rPr>
          <w:lang w:eastAsia="en-CA"/>
        </w:rPr>
        <w:br w:type="page"/>
      </w:r>
    </w:p>
    <w:p w14:paraId="5D7BE2E7" w14:textId="77777777" w:rsidR="00831BFB" w:rsidRDefault="00A161BD" w:rsidP="00831BFB">
      <w:pPr>
        <w:jc w:val="center"/>
        <w:rPr>
          <w:lang w:eastAsia="en-CA"/>
        </w:rPr>
      </w:pPr>
      <w:r>
        <w:rPr>
          <w:noProof/>
          <w:lang w:val="fr-FR" w:eastAsia="fr-FR"/>
        </w:rPr>
        <w:drawing>
          <wp:inline distT="0" distB="0" distL="0" distR="0" wp14:anchorId="122DE16E" wp14:editId="052DFEDF">
            <wp:extent cx="4951230" cy="4803140"/>
            <wp:effectExtent l="0" t="0" r="190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13.png"/>
                    <pic:cNvPicPr/>
                  </pic:nvPicPr>
                  <pic:blipFill>
                    <a:blip r:embed="rId18">
                      <a:extLst>
                        <a:ext uri="{28A0092B-C50C-407E-A947-70E740481C1C}">
                          <a14:useLocalDpi xmlns:a14="http://schemas.microsoft.com/office/drawing/2010/main" val="0"/>
                        </a:ext>
                      </a:extLst>
                    </a:blip>
                    <a:stretch>
                      <a:fillRect/>
                    </a:stretch>
                  </pic:blipFill>
                  <pic:spPr>
                    <a:xfrm>
                      <a:off x="0" y="0"/>
                      <a:ext cx="4952053" cy="4803938"/>
                    </a:xfrm>
                    <a:prstGeom prst="rect">
                      <a:avLst/>
                    </a:prstGeom>
                  </pic:spPr>
                </pic:pic>
              </a:graphicData>
            </a:graphic>
          </wp:inline>
        </w:drawing>
      </w:r>
      <w:r w:rsidR="00695AC8">
        <w:rPr>
          <w:lang w:eastAsia="en-CA"/>
        </w:rPr>
        <w:t xml:space="preserve"> </w:t>
      </w:r>
    </w:p>
    <w:p w14:paraId="74BC92E1" w14:textId="77777777" w:rsidR="00E3181D" w:rsidRPr="00A56D2D" w:rsidRDefault="00831BFB" w:rsidP="00A56D2D">
      <w:pPr>
        <w:pStyle w:val="Lgende"/>
        <w:rPr>
          <w:b w:val="0"/>
        </w:rPr>
      </w:pPr>
      <w:bookmarkStart w:id="238" w:name="_Ref492994049"/>
      <w:bookmarkStart w:id="239" w:name="_Toc492905411"/>
      <w:bookmarkStart w:id="240" w:name="_Toc493360421"/>
      <w:bookmarkStart w:id="241" w:name="_Toc493373904"/>
      <w:bookmarkStart w:id="242" w:name="_Toc493506002"/>
      <w:bookmarkStart w:id="243" w:name="_Toc493751002"/>
      <w:bookmarkStart w:id="244" w:name="_Toc493751112"/>
      <w:bookmarkStart w:id="245" w:name="_Toc494897843"/>
      <w:bookmarkStart w:id="246" w:name="_Toc495415185"/>
      <w:bookmarkStart w:id="247" w:name="_Toc495494193"/>
      <w:bookmarkStart w:id="248" w:name="_Toc495674956"/>
      <w:bookmarkStart w:id="249" w:name="_Toc496099156"/>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6</w:t>
      </w:r>
      <w:r w:rsidR="00AA2C01">
        <w:rPr>
          <w:noProof/>
        </w:rPr>
        <w:fldChar w:fldCharType="end"/>
      </w:r>
      <w:bookmarkEnd w:id="238"/>
      <w:r>
        <w:t>.</w:t>
      </w:r>
      <w:r>
        <w:rPr>
          <w:b w:val="0"/>
        </w:rPr>
        <w:t xml:space="preserve"> </w:t>
      </w:r>
      <w:bookmarkEnd w:id="239"/>
      <w:r w:rsidR="00DD39E2">
        <w:rPr>
          <w:b w:val="0"/>
        </w:rPr>
        <w:t>Mean</w:t>
      </w:r>
      <w:r w:rsidR="00437F4F">
        <w:rPr>
          <w:b w:val="0"/>
        </w:rPr>
        <w:t>s</w:t>
      </w:r>
      <w:r w:rsidR="001514A3">
        <w:rPr>
          <w:b w:val="0"/>
        </w:rPr>
        <w:t xml:space="preserve"> (</w:t>
      </w:r>
      <w:r w:rsidR="001514A3">
        <w:t>a</w:t>
      </w:r>
      <w:r w:rsidR="001514A3">
        <w:rPr>
          <w:b w:val="0"/>
        </w:rPr>
        <w:t xml:space="preserve">, </w:t>
      </w:r>
      <w:r w:rsidR="001514A3">
        <w:t>b</w:t>
      </w:r>
      <w:r w:rsidR="001514A3">
        <w:rPr>
          <w:b w:val="0"/>
        </w:rPr>
        <w:t>)</w:t>
      </w:r>
      <w:r w:rsidR="00DD39E2">
        <w:rPr>
          <w:b w:val="0"/>
        </w:rPr>
        <w:t xml:space="preserve"> and standard deviation</w:t>
      </w:r>
      <w:r w:rsidR="001514A3">
        <w:rPr>
          <w:b w:val="0"/>
        </w:rPr>
        <w:t>s (</w:t>
      </w:r>
      <w:r w:rsidR="001514A3">
        <w:t>c, d)</w:t>
      </w:r>
      <w:r w:rsidR="001560DE">
        <w:rPr>
          <w:b w:val="0"/>
        </w:rPr>
        <w:t xml:space="preserve"> of the distribution of pool-size ratio</w:t>
      </w:r>
      <w:r w:rsidR="00895378">
        <w:rPr>
          <w:b w:val="0"/>
        </w:rPr>
        <w:t>s</w:t>
      </w:r>
      <w:r w:rsidR="001560DE">
        <w:rPr>
          <w:b w:val="0"/>
        </w:rPr>
        <w:t xml:space="preserve"> (F) for sets of Monte Carlo simulations (10,000 runs</w:t>
      </w:r>
      <w:r w:rsidR="001514A3">
        <w:rPr>
          <w:b w:val="0"/>
        </w:rPr>
        <w:t>,</w:t>
      </w:r>
      <w:r w:rsidR="001560DE">
        <w:rPr>
          <w:b w:val="0"/>
        </w:rPr>
        <w:t xml:space="preserve"> </w:t>
      </w:r>
      <w:r w:rsidR="001514A3">
        <w:rPr>
          <w:b w:val="0"/>
        </w:rPr>
        <w:t>SNR = 100</w:t>
      </w:r>
      <w:r w:rsidR="001560DE">
        <w:rPr>
          <w:b w:val="0"/>
        </w:rPr>
        <w:t>) fitted using a range of B</w:t>
      </w:r>
      <w:r w:rsidR="001560DE">
        <w:rPr>
          <w:b w:val="0"/>
          <w:vertAlign w:val="subscript"/>
        </w:rPr>
        <w:t>1</w:t>
      </w:r>
      <w:r w:rsidR="001560DE">
        <w:rPr>
          <w:b w:val="0"/>
        </w:rPr>
        <w:t xml:space="preserve"> errors</w:t>
      </w:r>
      <w:r w:rsidR="001514A3">
        <w:rPr>
          <w:b w:val="0"/>
        </w:rPr>
        <w:t xml:space="preserve"> (ΔB</w:t>
      </w:r>
      <w:r w:rsidR="001514A3">
        <w:rPr>
          <w:b w:val="0"/>
          <w:vertAlign w:val="subscript"/>
        </w:rPr>
        <w:t>1</w:t>
      </w:r>
      <w:r w:rsidR="001514A3">
        <w:rPr>
          <w:b w:val="0"/>
        </w:rPr>
        <w:t xml:space="preserve"> = ±30%, B</w:t>
      </w:r>
      <w:r w:rsidR="001514A3">
        <w:rPr>
          <w:b w:val="0"/>
          <w:vertAlign w:val="subscript"/>
        </w:rPr>
        <w:t>1</w:t>
      </w:r>
      <w:r w:rsidR="001514A3">
        <w:rPr>
          <w:b w:val="0"/>
        </w:rPr>
        <w:t xml:space="preserve"> = 1 </w:t>
      </w:r>
      <w:proofErr w:type="spellStart"/>
      <w:r w:rsidR="001514A3">
        <w:rPr>
          <w:b w:val="0"/>
        </w:rPr>
        <w:t>n.u</w:t>
      </w:r>
      <w:proofErr w:type="spellEnd"/>
      <w:r w:rsidR="001514A3">
        <w:rPr>
          <w:b w:val="0"/>
        </w:rPr>
        <w:t xml:space="preserve">.) and for two sets of </w:t>
      </w:r>
      <w:proofErr w:type="spellStart"/>
      <w:r w:rsidR="001514A3">
        <w:rPr>
          <w:b w:val="0"/>
        </w:rPr>
        <w:t>qMT</w:t>
      </w:r>
      <w:proofErr w:type="spellEnd"/>
      <w:r w:rsidR="001514A3">
        <w:rPr>
          <w:b w:val="0"/>
        </w:rPr>
        <w:t xml:space="preserve"> parameter</w:t>
      </w:r>
      <w:r w:rsidR="00895378">
        <w:rPr>
          <w:b w:val="0"/>
        </w:rPr>
        <w:t>s</w:t>
      </w:r>
      <w:r w:rsidR="001514A3">
        <w:rPr>
          <w:b w:val="0"/>
        </w:rPr>
        <w:t xml:space="preserve"> (white matter – </w:t>
      </w:r>
      <w:proofErr w:type="spellStart"/>
      <w:proofErr w:type="gramStart"/>
      <w:r w:rsidR="001514A3">
        <w:t>a</w:t>
      </w:r>
      <w:r w:rsidR="001514A3">
        <w:rPr>
          <w:b w:val="0"/>
        </w:rPr>
        <w:t>,</w:t>
      </w:r>
      <w:r w:rsidR="001514A3">
        <w:t>c</w:t>
      </w:r>
      <w:proofErr w:type="spellEnd"/>
      <w:proofErr w:type="gramEnd"/>
      <w:r w:rsidR="001514A3">
        <w:rPr>
          <w:b w:val="0"/>
        </w:rPr>
        <w:t xml:space="preserve">; grey matter – </w:t>
      </w:r>
      <w:r w:rsidR="001514A3">
        <w:t>b</w:t>
      </w:r>
      <w:r w:rsidR="001514A3">
        <w:rPr>
          <w:b w:val="0"/>
        </w:rPr>
        <w:t xml:space="preserve">, </w:t>
      </w:r>
      <w:r w:rsidR="001514A3">
        <w:t>d</w:t>
      </w:r>
      <w:r w:rsidR="001514A3">
        <w:rPr>
          <w:b w:val="0"/>
        </w:rPr>
        <w:t>)</w:t>
      </w:r>
      <w:r w:rsidR="001560DE">
        <w:rPr>
          <w:b w:val="0"/>
        </w:rPr>
        <w:t xml:space="preserve">. </w:t>
      </w:r>
      <w:r w:rsidR="001514A3">
        <w:rPr>
          <w:b w:val="0"/>
        </w:rPr>
        <w:t>Mean F values (% error) shown here were compared relative to the accurate B</w:t>
      </w:r>
      <w:r w:rsidR="001514A3">
        <w:rPr>
          <w:b w:val="0"/>
          <w:vertAlign w:val="subscript"/>
        </w:rPr>
        <w:t>1</w:t>
      </w:r>
      <w:r w:rsidR="001514A3">
        <w:rPr>
          <w:b w:val="0"/>
        </w:rPr>
        <w:t xml:space="preserve"> value case (ΔB</w:t>
      </w:r>
      <w:r w:rsidR="001514A3">
        <w:rPr>
          <w:b w:val="0"/>
          <w:vertAlign w:val="subscript"/>
        </w:rPr>
        <w:t>1</w:t>
      </w:r>
      <w:r w:rsidR="001514A3">
        <w:rPr>
          <w:b w:val="0"/>
        </w:rPr>
        <w:t xml:space="preserve"> = 0)</w:t>
      </w:r>
      <w:r w:rsidR="00A56D2D">
        <w:rPr>
          <w:b w:val="0"/>
        </w:rPr>
        <w:t xml:space="preserve">, and the grey region represents the region of ±1% </w:t>
      </w:r>
      <w:r w:rsidR="00895378">
        <w:rPr>
          <w:b w:val="0"/>
        </w:rPr>
        <w:t xml:space="preserve">relative </w:t>
      </w:r>
      <w:r w:rsidR="00A56D2D">
        <w:rPr>
          <w:b w:val="0"/>
        </w:rPr>
        <w:t>error</w:t>
      </w:r>
      <w:r w:rsidR="001514A3">
        <w:rPr>
          <w:b w:val="0"/>
        </w:rPr>
        <w:t>. Simulated signal values were generated an</w:t>
      </w:r>
      <w:r w:rsidR="00895378">
        <w:rPr>
          <w:b w:val="0"/>
        </w:rPr>
        <w:t>d fitted for three different 10-</w:t>
      </w:r>
      <w:r w:rsidR="001514A3">
        <w:rPr>
          <w:b w:val="0"/>
        </w:rPr>
        <w:t xml:space="preserve">point </w:t>
      </w:r>
      <w:proofErr w:type="spellStart"/>
      <w:r w:rsidR="001514A3">
        <w:rPr>
          <w:b w:val="0"/>
        </w:rPr>
        <w:t>q</w:t>
      </w:r>
      <w:r w:rsidR="003935A8">
        <w:rPr>
          <w:b w:val="0"/>
        </w:rPr>
        <w:t>MT</w:t>
      </w:r>
      <w:proofErr w:type="spellEnd"/>
      <w:r w:rsidR="003935A8">
        <w:rPr>
          <w:b w:val="0"/>
        </w:rPr>
        <w:t xml:space="preserve"> protocols: </w:t>
      </w:r>
      <w:r w:rsidR="001514A3">
        <w:rPr>
          <w:b w:val="0"/>
        </w:rPr>
        <w:t>Uniform (blue)</w:t>
      </w:r>
      <w:r w:rsidR="003935A8">
        <w:rPr>
          <w:b w:val="0"/>
        </w:rPr>
        <w:t xml:space="preserve"> –</w:t>
      </w:r>
      <w:r w:rsidR="001514A3">
        <w:rPr>
          <w:b w:val="0"/>
        </w:rPr>
        <w:t xml:space="preserve"> two-FA </w:t>
      </w:r>
      <w:r w:rsidR="003935A8">
        <w:rPr>
          <w:b w:val="0"/>
        </w:rPr>
        <w:t xml:space="preserve">protocol with logarithmically-uniform off-resonance frequency values, CRLB (red) – protocol optimized by iteratively minimizing the increase in the parameter-normalized Cramer-Rao Lower-Bound of the system, </w:t>
      </w:r>
      <w:r w:rsidR="00895378">
        <w:rPr>
          <w:b w:val="0"/>
        </w:rPr>
        <w:t xml:space="preserve">and </w:t>
      </w:r>
      <w:proofErr w:type="spellStart"/>
      <w:r w:rsidR="003935A8">
        <w:rPr>
          <w:b w:val="0"/>
        </w:rPr>
        <w:t>CRLB</w:t>
      </w:r>
      <w:r w:rsidR="003935A8" w:rsidRPr="003935A8">
        <w:rPr>
          <w:b w:val="0"/>
          <w:vertAlign w:val="subscript"/>
        </w:rPr>
        <w:t>λ</w:t>
      </w:r>
      <w:proofErr w:type="spellEnd"/>
      <w:r w:rsidR="003935A8">
        <w:rPr>
          <w:b w:val="0"/>
          <w:vertAlign w:val="subscript"/>
        </w:rPr>
        <w:t>=0.5</w:t>
      </w:r>
      <w:r w:rsidR="003935A8">
        <w:rPr>
          <w:b w:val="0"/>
        </w:rPr>
        <w:t xml:space="preserve"> (yellow) – protocol optimized similar to CRLB</w:t>
      </w:r>
      <w:r w:rsidR="00A56D2D">
        <w:rPr>
          <w:b w:val="0"/>
        </w:rPr>
        <w:t>,</w:t>
      </w:r>
      <w:r w:rsidR="003935A8">
        <w:rPr>
          <w:b w:val="0"/>
        </w:rPr>
        <w:t xml:space="preserve"> regularized by the estimated error of F</w:t>
      </w:r>
      <w:r w:rsidR="00A56D2D">
        <w:rPr>
          <w:b w:val="0"/>
        </w:rPr>
        <w:t xml:space="preserve"> (ΔF)</w:t>
      </w:r>
      <w:r w:rsidR="003935A8">
        <w:rPr>
          <w:b w:val="0"/>
        </w:rPr>
        <w:t xml:space="preserve"> in the presence of a B</w:t>
      </w:r>
      <w:r w:rsidR="003935A8">
        <w:rPr>
          <w:b w:val="0"/>
          <w:vertAlign w:val="subscript"/>
        </w:rPr>
        <w:t>1</w:t>
      </w:r>
      <w:r w:rsidR="003935A8">
        <w:rPr>
          <w:b w:val="0"/>
        </w:rPr>
        <w:t xml:space="preserve"> error </w:t>
      </w:r>
      <w:r w:rsidR="00A56D2D">
        <w:rPr>
          <w:b w:val="0"/>
        </w:rPr>
        <w:t>(Eq. 5).</w:t>
      </w:r>
      <w:bookmarkEnd w:id="240"/>
      <w:bookmarkEnd w:id="241"/>
      <w:bookmarkEnd w:id="242"/>
      <w:bookmarkEnd w:id="243"/>
      <w:bookmarkEnd w:id="244"/>
      <w:bookmarkEnd w:id="245"/>
      <w:bookmarkEnd w:id="246"/>
      <w:bookmarkEnd w:id="247"/>
      <w:bookmarkEnd w:id="248"/>
      <w:bookmarkEnd w:id="249"/>
      <w:r w:rsidR="00E3181D">
        <w:br w:type="page"/>
      </w:r>
    </w:p>
    <w:p w14:paraId="015BAF36" w14:textId="77777777" w:rsidR="00831BFB" w:rsidRDefault="00865DE7" w:rsidP="00E3181D">
      <w:pPr>
        <w:jc w:val="center"/>
        <w:rPr>
          <w:lang w:eastAsia="en-CA"/>
        </w:rPr>
      </w:pPr>
      <w:r>
        <w:rPr>
          <w:noProof/>
          <w:lang w:val="fr-FR" w:eastAsia="fr-FR"/>
        </w:rPr>
        <w:drawing>
          <wp:inline distT="0" distB="0" distL="0" distR="0" wp14:anchorId="5097768B" wp14:editId="5DABA1EA">
            <wp:extent cx="4592682" cy="4574540"/>
            <wp:effectExtent l="0" t="0" r="508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14.png"/>
                    <pic:cNvPicPr/>
                  </pic:nvPicPr>
                  <pic:blipFill>
                    <a:blip r:embed="rId19">
                      <a:extLst>
                        <a:ext uri="{28A0092B-C50C-407E-A947-70E740481C1C}">
                          <a14:useLocalDpi xmlns:a14="http://schemas.microsoft.com/office/drawing/2010/main" val="0"/>
                        </a:ext>
                      </a:extLst>
                    </a:blip>
                    <a:stretch>
                      <a:fillRect/>
                    </a:stretch>
                  </pic:blipFill>
                  <pic:spPr>
                    <a:xfrm>
                      <a:off x="0" y="0"/>
                      <a:ext cx="4593006" cy="4574863"/>
                    </a:xfrm>
                    <a:prstGeom prst="rect">
                      <a:avLst/>
                    </a:prstGeom>
                  </pic:spPr>
                </pic:pic>
              </a:graphicData>
            </a:graphic>
          </wp:inline>
        </w:drawing>
      </w:r>
    </w:p>
    <w:p w14:paraId="355D6CA1" w14:textId="21A1E777" w:rsidR="00E3181D" w:rsidRPr="00E3181D" w:rsidRDefault="00E3181D" w:rsidP="00E3181D">
      <w:pPr>
        <w:pStyle w:val="Lgende"/>
        <w:rPr>
          <w:b w:val="0"/>
        </w:rPr>
      </w:pPr>
      <w:bookmarkStart w:id="250" w:name="_Ref492994059"/>
      <w:bookmarkStart w:id="251" w:name="_Toc492905412"/>
      <w:bookmarkStart w:id="252" w:name="_Toc493360422"/>
      <w:bookmarkStart w:id="253" w:name="_Toc493373905"/>
      <w:bookmarkStart w:id="254" w:name="_Toc493506003"/>
      <w:bookmarkStart w:id="255" w:name="_Toc493751003"/>
      <w:bookmarkStart w:id="256" w:name="_Toc493751113"/>
      <w:bookmarkStart w:id="257" w:name="_Toc494897844"/>
      <w:bookmarkStart w:id="258" w:name="_Toc495415186"/>
      <w:bookmarkStart w:id="259" w:name="_Toc495494194"/>
      <w:bookmarkStart w:id="260" w:name="_Toc495674957"/>
      <w:bookmarkStart w:id="261" w:name="_Toc496099157"/>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7</w:t>
      </w:r>
      <w:r w:rsidR="00AA2C01">
        <w:rPr>
          <w:noProof/>
        </w:rPr>
        <w:fldChar w:fldCharType="end"/>
      </w:r>
      <w:bookmarkEnd w:id="250"/>
      <w:r>
        <w:t>.</w:t>
      </w:r>
      <w:r>
        <w:rPr>
          <w:b w:val="0"/>
        </w:rPr>
        <w:t xml:space="preserve"> </w:t>
      </w:r>
      <w:bookmarkEnd w:id="251"/>
      <w:r w:rsidR="00A56D2D">
        <w:rPr>
          <w:b w:val="0"/>
        </w:rPr>
        <w:t>Mean</w:t>
      </w:r>
      <w:r w:rsidR="00437F4F">
        <w:rPr>
          <w:b w:val="0"/>
        </w:rPr>
        <w:t>s</w:t>
      </w:r>
      <w:r w:rsidR="00A56D2D">
        <w:rPr>
          <w:b w:val="0"/>
        </w:rPr>
        <w:t xml:space="preserve"> (</w:t>
      </w:r>
      <w:r w:rsidR="00A56D2D">
        <w:t>a</w:t>
      </w:r>
      <w:r w:rsidR="00A56D2D">
        <w:rPr>
          <w:b w:val="0"/>
        </w:rPr>
        <w:t xml:space="preserve">, </w:t>
      </w:r>
      <w:r w:rsidR="00A56D2D">
        <w:t>b</w:t>
      </w:r>
      <w:r w:rsidR="00A56D2D">
        <w:rPr>
          <w:b w:val="0"/>
        </w:rPr>
        <w:t>) and standard deviations (</w:t>
      </w:r>
      <w:r w:rsidR="00A56D2D">
        <w:t>c, d)</w:t>
      </w:r>
      <w:r w:rsidR="00A56D2D">
        <w:rPr>
          <w:b w:val="0"/>
        </w:rPr>
        <w:t xml:space="preserve"> of the distribution of pool-size ratio values (F) for sets of Monte Carlo simulations (10,000 runs) fitted using a range of SNR values (25, 50, 75, 100, 150, and 200) and for two sets of </w:t>
      </w:r>
      <w:proofErr w:type="spellStart"/>
      <w:r w:rsidR="00A56D2D">
        <w:rPr>
          <w:b w:val="0"/>
        </w:rPr>
        <w:t>qMT</w:t>
      </w:r>
      <w:proofErr w:type="spellEnd"/>
      <w:r w:rsidR="00A56D2D">
        <w:rPr>
          <w:b w:val="0"/>
        </w:rPr>
        <w:t xml:space="preserve"> </w:t>
      </w:r>
      <w:r w:rsidR="00895378">
        <w:rPr>
          <w:b w:val="0"/>
        </w:rPr>
        <w:t xml:space="preserve">parameters </w:t>
      </w:r>
      <w:r w:rsidR="00A56D2D">
        <w:rPr>
          <w:b w:val="0"/>
        </w:rPr>
        <w:t xml:space="preserve">(white matter – </w:t>
      </w:r>
      <w:proofErr w:type="spellStart"/>
      <w:proofErr w:type="gramStart"/>
      <w:r w:rsidR="00A56D2D">
        <w:t>a</w:t>
      </w:r>
      <w:r w:rsidR="00A56D2D">
        <w:rPr>
          <w:b w:val="0"/>
        </w:rPr>
        <w:t>,</w:t>
      </w:r>
      <w:r w:rsidR="00A56D2D">
        <w:t>c</w:t>
      </w:r>
      <w:proofErr w:type="spellEnd"/>
      <w:proofErr w:type="gramEnd"/>
      <w:r w:rsidR="00A56D2D">
        <w:rPr>
          <w:b w:val="0"/>
        </w:rPr>
        <w:t xml:space="preserve">; grey matter – </w:t>
      </w:r>
      <w:r w:rsidR="00A56D2D">
        <w:t>b</w:t>
      </w:r>
      <w:r w:rsidR="00A56D2D">
        <w:rPr>
          <w:b w:val="0"/>
        </w:rPr>
        <w:t xml:space="preserve">, </w:t>
      </w:r>
      <w:r w:rsidR="00A56D2D">
        <w:t>d</w:t>
      </w:r>
      <w:r w:rsidR="00A56D2D">
        <w:rPr>
          <w:b w:val="0"/>
        </w:rPr>
        <w:t>). Mean F values (% error) shown here were compared relative to</w:t>
      </w:r>
      <w:r w:rsidR="00334B49">
        <w:rPr>
          <w:b w:val="0"/>
        </w:rPr>
        <w:t xml:space="preserve"> data fitted for an ideal SNR case (noiseless), </w:t>
      </w:r>
      <w:r w:rsidR="00A56D2D">
        <w:rPr>
          <w:b w:val="0"/>
        </w:rPr>
        <w:t xml:space="preserve">and the grey region represents the region of ±1% </w:t>
      </w:r>
      <w:r w:rsidR="00895378">
        <w:rPr>
          <w:b w:val="0"/>
        </w:rPr>
        <w:t xml:space="preserve">relative </w:t>
      </w:r>
      <w:r w:rsidR="00A56D2D">
        <w:rPr>
          <w:b w:val="0"/>
        </w:rPr>
        <w:t>error.</w:t>
      </w:r>
      <w:r w:rsidR="00334B49">
        <w:rPr>
          <w:b w:val="0"/>
        </w:rPr>
        <w:t xml:space="preserve"> Data was fitted </w:t>
      </w:r>
      <w:r w:rsidR="00895378">
        <w:rPr>
          <w:b w:val="0"/>
        </w:rPr>
        <w:t>assuming</w:t>
      </w:r>
      <w:r w:rsidR="00334B49">
        <w:rPr>
          <w:b w:val="0"/>
        </w:rPr>
        <w:t xml:space="preserve"> ideal B</w:t>
      </w:r>
      <w:r w:rsidR="00334B49">
        <w:rPr>
          <w:b w:val="0"/>
          <w:vertAlign w:val="subscript"/>
        </w:rPr>
        <w:t>1</w:t>
      </w:r>
      <w:r w:rsidR="00334B49">
        <w:rPr>
          <w:b w:val="0"/>
        </w:rPr>
        <w:t xml:space="preserve"> values (B</w:t>
      </w:r>
      <w:r w:rsidR="00334B49">
        <w:rPr>
          <w:b w:val="0"/>
          <w:vertAlign w:val="subscript"/>
        </w:rPr>
        <w:t>1</w:t>
      </w:r>
      <w:r w:rsidR="00895378">
        <w:rPr>
          <w:b w:val="0"/>
        </w:rPr>
        <w:t xml:space="preserve"> = 1 </w:t>
      </w:r>
      <w:proofErr w:type="spellStart"/>
      <w:r w:rsidR="00895378">
        <w:rPr>
          <w:b w:val="0"/>
        </w:rPr>
        <w:t>n.u</w:t>
      </w:r>
      <w:proofErr w:type="spellEnd"/>
      <w:r w:rsidR="00895378">
        <w:rPr>
          <w:b w:val="0"/>
        </w:rPr>
        <w:t xml:space="preserve">., solid lines) and </w:t>
      </w:r>
      <w:r w:rsidR="00334B49">
        <w:rPr>
          <w:b w:val="0"/>
        </w:rPr>
        <w:t>a 15% overestimation in B</w:t>
      </w:r>
      <w:r w:rsidR="00334B49">
        <w:rPr>
          <w:b w:val="0"/>
          <w:vertAlign w:val="subscript"/>
        </w:rPr>
        <w:t>1</w:t>
      </w:r>
      <w:r w:rsidR="00334B49">
        <w:rPr>
          <w:b w:val="0"/>
        </w:rPr>
        <w:t xml:space="preserve"> (B</w:t>
      </w:r>
      <w:r w:rsidR="00334B49">
        <w:rPr>
          <w:b w:val="0"/>
          <w:vertAlign w:val="subscript"/>
        </w:rPr>
        <w:t>1</w:t>
      </w:r>
      <w:r w:rsidR="00334B49">
        <w:rPr>
          <w:b w:val="0"/>
        </w:rPr>
        <w:t xml:space="preserve"> = 1.15 </w:t>
      </w:r>
      <w:proofErr w:type="spellStart"/>
      <w:r w:rsidR="00334B49">
        <w:rPr>
          <w:b w:val="0"/>
        </w:rPr>
        <w:t>n.u</w:t>
      </w:r>
      <w:proofErr w:type="spellEnd"/>
      <w:r w:rsidR="00334B49">
        <w:rPr>
          <w:b w:val="0"/>
        </w:rPr>
        <w:t>., dotted lines).</w:t>
      </w:r>
      <w:r w:rsidR="00A56D2D">
        <w:rPr>
          <w:b w:val="0"/>
        </w:rPr>
        <w:t xml:space="preserve"> Simulated signal values were generated an</w:t>
      </w:r>
      <w:r w:rsidR="00895378">
        <w:rPr>
          <w:b w:val="0"/>
        </w:rPr>
        <w:t>d fitted for three different 10-</w:t>
      </w:r>
      <w:r w:rsidR="00A56D2D">
        <w:rPr>
          <w:b w:val="0"/>
        </w:rPr>
        <w:t xml:space="preserve">point </w:t>
      </w:r>
      <w:proofErr w:type="spellStart"/>
      <w:r w:rsidR="00A56D2D">
        <w:rPr>
          <w:b w:val="0"/>
        </w:rPr>
        <w:t>qMT</w:t>
      </w:r>
      <w:proofErr w:type="spellEnd"/>
      <w:r w:rsidR="00A56D2D">
        <w:rPr>
          <w:b w:val="0"/>
        </w:rPr>
        <w:t xml:space="preserve"> protocols: Uniform (blue) – two-FA protocol with logarithmically-uniform off-resonance frequency values, CRLB (red) – protocol optimized by iteratively minimizing the increase in the parameter-normalized Cramer-Rao Lower-Bound of the system, </w:t>
      </w:r>
      <w:proofErr w:type="spellStart"/>
      <w:r w:rsidR="00A56D2D">
        <w:rPr>
          <w:b w:val="0"/>
        </w:rPr>
        <w:t>CRLB</w:t>
      </w:r>
      <w:r w:rsidR="00A56D2D" w:rsidRPr="003935A8">
        <w:rPr>
          <w:b w:val="0"/>
          <w:vertAlign w:val="subscript"/>
        </w:rPr>
        <w:t>λ</w:t>
      </w:r>
      <w:proofErr w:type="spellEnd"/>
      <w:r w:rsidR="00A56D2D">
        <w:rPr>
          <w:b w:val="0"/>
          <w:vertAlign w:val="subscript"/>
        </w:rPr>
        <w:t>=0.5</w:t>
      </w:r>
      <w:r w:rsidR="00A56D2D">
        <w:rPr>
          <w:b w:val="0"/>
        </w:rPr>
        <w:t xml:space="preserve"> (yellow) – protocol optimized similar to CRLB, regularized by the estimated error of F (ΔF) in the presence of a B</w:t>
      </w:r>
      <w:r w:rsidR="00A56D2D">
        <w:rPr>
          <w:b w:val="0"/>
          <w:vertAlign w:val="subscript"/>
        </w:rPr>
        <w:t>1</w:t>
      </w:r>
      <w:r w:rsidR="00A56D2D">
        <w:rPr>
          <w:b w:val="0"/>
        </w:rPr>
        <w:t xml:space="preserve"> error (Eq. 5).</w:t>
      </w:r>
      <w:bookmarkEnd w:id="252"/>
      <w:bookmarkEnd w:id="253"/>
      <w:bookmarkEnd w:id="254"/>
      <w:bookmarkEnd w:id="255"/>
      <w:bookmarkEnd w:id="256"/>
      <w:bookmarkEnd w:id="257"/>
      <w:bookmarkEnd w:id="258"/>
      <w:bookmarkEnd w:id="259"/>
      <w:bookmarkEnd w:id="260"/>
      <w:bookmarkEnd w:id="261"/>
    </w:p>
    <w:sectPr w:rsidR="00E3181D" w:rsidRPr="00E3181D" w:rsidSect="00E71E80">
      <w:pgSz w:w="12240" w:h="15840"/>
      <w:pgMar w:top="1440" w:right="1325"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0" w:author="Mathieu Boudreau" w:date="2017-10-18T14:04:00Z" w:initials="MB">
    <w:p w14:paraId="776F1515" w14:textId="16C1059D" w:rsidR="00EB2E17" w:rsidRPr="00A02163" w:rsidRDefault="00EB2E17">
      <w:pPr>
        <w:pStyle w:val="Commentaire"/>
      </w:pPr>
      <w:r>
        <w:rPr>
          <w:rStyle w:val="Marquedecommentaire"/>
        </w:rPr>
        <w:annotationRef/>
      </w:r>
      <w:r>
        <w:t xml:space="preserve">Figure 3 was replotted do reflect this simplification, which was had cause some confusion in your first read-through (in the wording of “peaks” when </w:t>
      </w:r>
      <w:proofErr w:type="gramStart"/>
      <w:r>
        <w:t>a minima</w:t>
      </w:r>
      <w:proofErr w:type="gramEnd"/>
      <w:r>
        <w:t xml:space="preserve"> occurred). The scales for each S</w:t>
      </w:r>
      <w:r>
        <w:rPr>
          <w:vertAlign w:val="subscript"/>
        </w:rPr>
        <w:t>B1</w:t>
      </w:r>
      <w:r>
        <w:t xml:space="preserve"> was also changed to match each other.</w:t>
      </w:r>
    </w:p>
  </w:comment>
  <w:comment w:id="127" w:author="Mathieu Boudreau" w:date="2017-10-18T16:14:00Z" w:initials="MB">
    <w:p w14:paraId="64A64F17" w14:textId="17210ADA" w:rsidR="006E13E5" w:rsidRDefault="006E13E5">
      <w:pPr>
        <w:pStyle w:val="Commentaire"/>
      </w:pPr>
      <w:r>
        <w:rPr>
          <w:rStyle w:val="Marquedecommentaire"/>
        </w:rPr>
        <w:annotationRef/>
      </w:r>
      <w:r>
        <w:t xml:space="preserve">Even though we’ll still likely get the comment on the lack of in vivo data, should we maybe omit this section anyways? I don’t think Mark Does’ paper </w:t>
      </w:r>
      <w:r w:rsidR="000E252D">
        <w:t>mention this as a limitation of their study design, and it’s fairly self-evident.</w:t>
      </w:r>
      <w:r>
        <w:t xml:space="preserve"> </w:t>
      </w:r>
    </w:p>
  </w:comment>
  <w:comment w:id="210" w:author="Mathieu Boudreau" w:date="2017-10-18T16:58:00Z" w:initials="MB">
    <w:p w14:paraId="7C0B31EB" w14:textId="37C654C6" w:rsidR="0086287D" w:rsidRDefault="0086287D">
      <w:pPr>
        <w:pStyle w:val="Commentaire"/>
      </w:pPr>
      <w:r>
        <w:rPr>
          <w:rStyle w:val="Marquedecommentaire"/>
        </w:rPr>
        <w:annotationRef/>
      </w:r>
      <w:r>
        <w:t>Replotted the figure showing the magnitude of the sensitivity values, so that it is more easily discussed in the text (e.g. peak when there is a minimum). Some additional text was added in the results to explain the reasoning behind plotting the magnitude of the data.</w:t>
      </w:r>
    </w:p>
  </w:comment>
  <w:comment w:id="225" w:author="Mathieu Boudreau" w:date="2017-10-18T14:14:00Z" w:initials="MB">
    <w:p w14:paraId="43108769" w14:textId="219E442C" w:rsidR="00EB2E17" w:rsidRDefault="00EB2E17">
      <w:pPr>
        <w:pStyle w:val="Commentaire"/>
      </w:pPr>
      <w:r>
        <w:rPr>
          <w:rStyle w:val="Marquedecommentaire"/>
        </w:rPr>
        <w:annotationRef/>
      </w:r>
      <w:r>
        <w:t>Made the 0.5 line thicker, as you suggested.</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6F1515" w15:done="0"/>
  <w15:commentEx w15:paraId="64A64F17" w15:done="0"/>
  <w15:commentEx w15:paraId="7C0B31EB" w15:done="0"/>
  <w15:commentEx w15:paraId="4310876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643BAF" w14:textId="77777777" w:rsidR="00410A7E" w:rsidRDefault="00410A7E">
      <w:r>
        <w:separator/>
      </w:r>
    </w:p>
    <w:p w14:paraId="59526737" w14:textId="77777777" w:rsidR="00410A7E" w:rsidRDefault="00410A7E"/>
  </w:endnote>
  <w:endnote w:type="continuationSeparator" w:id="0">
    <w:p w14:paraId="654A3D02" w14:textId="77777777" w:rsidR="00410A7E" w:rsidRDefault="00410A7E">
      <w:r>
        <w:continuationSeparator/>
      </w:r>
    </w:p>
    <w:p w14:paraId="6C136691" w14:textId="77777777" w:rsidR="00410A7E" w:rsidRDefault="00410A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roman"/>
    <w:pitch w:val="variable"/>
    <w:sig w:usb0="00000003" w:usb1="00000000" w:usb2="00000000" w:usb3="00000000" w:csb0="00000001" w:csb1="00000000"/>
  </w:font>
  <w:font w:name="ＭＳ ゴシック">
    <w:charset w:val="80"/>
    <w:family w:val="swiss"/>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pple Chancery">
    <w:panose1 w:val="03020702040506060504"/>
    <w:charset w:val="00"/>
    <w:family w:val="script"/>
    <w:pitch w:val="variable"/>
    <w:sig w:usb0="80000067" w:usb1="00000003" w:usb2="00000000" w:usb3="00000000" w:csb0="000001F3" w:csb1="00000000"/>
  </w:font>
  <w:font w:name="ＭＳ 明朝">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936392" w14:textId="77777777" w:rsidR="00EB2E17" w:rsidRDefault="00EB2E17" w:rsidP="006A1824">
    <w:pPr>
      <w:pStyle w:val="Pieddepage"/>
      <w:framePr w:wrap="around" w:vAnchor="text" w:hAnchor="margin" w:xAlign="right" w:y="1"/>
      <w:rPr>
        <w:rStyle w:val="Numrodepage"/>
      </w:rPr>
    </w:pPr>
    <w:r>
      <w:rPr>
        <w:rStyle w:val="Numrodepage"/>
      </w:rPr>
      <w:fldChar w:fldCharType="begin"/>
    </w:r>
    <w:r w:rsidR="00410A7E">
      <w:rPr>
        <w:rStyle w:val="Numrodepage"/>
      </w:rPr>
      <w:instrText>PAGE</w:instrText>
    </w:r>
    <w:r>
      <w:rPr>
        <w:rStyle w:val="Numrodepage"/>
      </w:rPr>
      <w:instrText xml:space="preserve">  </w:instrText>
    </w:r>
    <w:r>
      <w:rPr>
        <w:rStyle w:val="Numrodepage"/>
      </w:rPr>
      <w:fldChar w:fldCharType="end"/>
    </w:r>
  </w:p>
  <w:p w14:paraId="405FB3D4" w14:textId="77777777" w:rsidR="00EB2E17" w:rsidRDefault="00EB2E17" w:rsidP="00BC1071">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5014B1" w14:textId="77777777" w:rsidR="00EB2E17" w:rsidRDefault="00EB2E17" w:rsidP="006A1824">
    <w:pPr>
      <w:pStyle w:val="Pieddepage"/>
      <w:framePr w:wrap="around" w:vAnchor="text" w:hAnchor="margin" w:xAlign="right" w:y="1"/>
      <w:rPr>
        <w:rStyle w:val="Numrodepage"/>
      </w:rPr>
    </w:pPr>
    <w:r>
      <w:rPr>
        <w:rStyle w:val="Numrodepage"/>
      </w:rPr>
      <w:fldChar w:fldCharType="begin"/>
    </w:r>
    <w:r w:rsidR="00410A7E">
      <w:rPr>
        <w:rStyle w:val="Numrodepage"/>
      </w:rPr>
      <w:instrText>PAGE</w:instrText>
    </w:r>
    <w:r>
      <w:rPr>
        <w:rStyle w:val="Numrodepage"/>
      </w:rPr>
      <w:instrText xml:space="preserve">  </w:instrText>
    </w:r>
    <w:r>
      <w:rPr>
        <w:rStyle w:val="Numrodepage"/>
      </w:rPr>
      <w:fldChar w:fldCharType="separate"/>
    </w:r>
    <w:r w:rsidR="003143AB">
      <w:rPr>
        <w:rStyle w:val="Numrodepage"/>
        <w:noProof/>
      </w:rPr>
      <w:t>18</w:t>
    </w:r>
    <w:r>
      <w:rPr>
        <w:rStyle w:val="Numrodepage"/>
      </w:rPr>
      <w:fldChar w:fldCharType="end"/>
    </w:r>
  </w:p>
  <w:p w14:paraId="5936A244" w14:textId="77777777" w:rsidR="00EB2E17" w:rsidRPr="00480E6C" w:rsidRDefault="00EB2E17" w:rsidP="00BC1071">
    <w:pPr>
      <w:pStyle w:val="Pieddepage"/>
      <w:ind w:right="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5A9E0" w14:textId="77777777" w:rsidR="00EB2E17" w:rsidRPr="00480E6C" w:rsidRDefault="00EB2E17" w:rsidP="003F1E8F">
    <w:pPr>
      <w:pStyle w:val="Pieddepage"/>
      <w:tabs>
        <w:tab w:val="clear" w:pos="8640"/>
      </w:tabs>
      <w:ind w:right="36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BB2501" w14:textId="77777777" w:rsidR="00410A7E" w:rsidRDefault="00410A7E">
      <w:r>
        <w:separator/>
      </w:r>
    </w:p>
    <w:p w14:paraId="38875A5A" w14:textId="77777777" w:rsidR="00410A7E" w:rsidRDefault="00410A7E"/>
  </w:footnote>
  <w:footnote w:type="continuationSeparator" w:id="0">
    <w:p w14:paraId="4EA7AA0D" w14:textId="77777777" w:rsidR="00410A7E" w:rsidRDefault="00410A7E">
      <w:r>
        <w:continuationSeparator/>
      </w:r>
    </w:p>
    <w:p w14:paraId="113383C6" w14:textId="77777777" w:rsidR="00410A7E" w:rsidRDefault="00410A7E"/>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F1445C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7DCF2DE"/>
    <w:lvl w:ilvl="0">
      <w:start w:val="1"/>
      <w:numFmt w:val="decimal"/>
      <w:lvlText w:val="%1."/>
      <w:lvlJc w:val="left"/>
      <w:pPr>
        <w:tabs>
          <w:tab w:val="num" w:pos="1492"/>
        </w:tabs>
        <w:ind w:left="1492" w:hanging="360"/>
      </w:pPr>
    </w:lvl>
  </w:abstractNum>
  <w:abstractNum w:abstractNumId="2">
    <w:nsid w:val="FFFFFF7D"/>
    <w:multiLevelType w:val="singleLevel"/>
    <w:tmpl w:val="2DBCDFC6"/>
    <w:lvl w:ilvl="0">
      <w:start w:val="1"/>
      <w:numFmt w:val="decimal"/>
      <w:lvlText w:val="%1."/>
      <w:lvlJc w:val="left"/>
      <w:pPr>
        <w:tabs>
          <w:tab w:val="num" w:pos="1209"/>
        </w:tabs>
        <w:ind w:left="1209" w:hanging="360"/>
      </w:pPr>
    </w:lvl>
  </w:abstractNum>
  <w:abstractNum w:abstractNumId="3">
    <w:nsid w:val="FFFFFF7E"/>
    <w:multiLevelType w:val="singleLevel"/>
    <w:tmpl w:val="325699E2"/>
    <w:lvl w:ilvl="0">
      <w:start w:val="1"/>
      <w:numFmt w:val="decimal"/>
      <w:lvlText w:val="%1."/>
      <w:lvlJc w:val="left"/>
      <w:pPr>
        <w:tabs>
          <w:tab w:val="num" w:pos="926"/>
        </w:tabs>
        <w:ind w:left="926" w:hanging="360"/>
      </w:pPr>
    </w:lvl>
  </w:abstractNum>
  <w:abstractNum w:abstractNumId="4">
    <w:nsid w:val="FFFFFF7F"/>
    <w:multiLevelType w:val="singleLevel"/>
    <w:tmpl w:val="1F4AB16E"/>
    <w:lvl w:ilvl="0">
      <w:start w:val="1"/>
      <w:numFmt w:val="decimal"/>
      <w:lvlText w:val="%1."/>
      <w:lvlJc w:val="left"/>
      <w:pPr>
        <w:tabs>
          <w:tab w:val="num" w:pos="643"/>
        </w:tabs>
        <w:ind w:left="643" w:hanging="360"/>
      </w:pPr>
    </w:lvl>
  </w:abstractNum>
  <w:abstractNum w:abstractNumId="5">
    <w:nsid w:val="FFFFFF80"/>
    <w:multiLevelType w:val="singleLevel"/>
    <w:tmpl w:val="F6CC7DD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6EDC6B2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C0ECDA0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FE9654F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3154C08A"/>
    <w:lvl w:ilvl="0">
      <w:start w:val="1"/>
      <w:numFmt w:val="decimal"/>
      <w:lvlText w:val="%1."/>
      <w:lvlJc w:val="left"/>
      <w:pPr>
        <w:tabs>
          <w:tab w:val="num" w:pos="360"/>
        </w:tabs>
        <w:ind w:left="360" w:hanging="360"/>
      </w:pPr>
    </w:lvl>
  </w:abstractNum>
  <w:abstractNum w:abstractNumId="10">
    <w:nsid w:val="FFFFFF89"/>
    <w:multiLevelType w:val="singleLevel"/>
    <w:tmpl w:val="F0AC831A"/>
    <w:lvl w:ilvl="0">
      <w:start w:val="1"/>
      <w:numFmt w:val="bullet"/>
      <w:lvlText w:val=""/>
      <w:lvlJc w:val="left"/>
      <w:pPr>
        <w:tabs>
          <w:tab w:val="num" w:pos="360"/>
        </w:tabs>
        <w:ind w:left="360" w:hanging="360"/>
      </w:pPr>
      <w:rPr>
        <w:rFonts w:ascii="Symbol" w:hAnsi="Symbol" w:hint="default"/>
      </w:rPr>
    </w:lvl>
  </w:abstractNum>
  <w:abstractNum w:abstractNumId="11">
    <w:nsid w:val="0B894822"/>
    <w:multiLevelType w:val="multilevel"/>
    <w:tmpl w:val="9F24CAEA"/>
    <w:numStyleLink w:val="PaperSections"/>
  </w:abstractNum>
  <w:abstractNum w:abstractNumId="12">
    <w:nsid w:val="125B57BA"/>
    <w:multiLevelType w:val="multilevel"/>
    <w:tmpl w:val="9F24CAEA"/>
    <w:numStyleLink w:val="PaperSections"/>
  </w:abstractNum>
  <w:abstractNum w:abstractNumId="13">
    <w:nsid w:val="12C53E8B"/>
    <w:multiLevelType w:val="hybridMultilevel"/>
    <w:tmpl w:val="479809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141B75D6"/>
    <w:multiLevelType w:val="hybridMultilevel"/>
    <w:tmpl w:val="0944B3C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17960264"/>
    <w:multiLevelType w:val="hybridMultilevel"/>
    <w:tmpl w:val="D3DA00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186054C5"/>
    <w:multiLevelType w:val="hybridMultilevel"/>
    <w:tmpl w:val="8A3461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1C774381"/>
    <w:multiLevelType w:val="hybridMultilevel"/>
    <w:tmpl w:val="BB6CB4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C8065FF"/>
    <w:multiLevelType w:val="hybridMultilevel"/>
    <w:tmpl w:val="85F0C95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DCE7DCF"/>
    <w:multiLevelType w:val="multilevel"/>
    <w:tmpl w:val="9F24CAEA"/>
    <w:numStyleLink w:val="PaperSections"/>
  </w:abstractNum>
  <w:abstractNum w:abstractNumId="20">
    <w:nsid w:val="39AD5AEA"/>
    <w:multiLevelType w:val="multilevel"/>
    <w:tmpl w:val="9F24CAEA"/>
    <w:numStyleLink w:val="PaperSections"/>
  </w:abstractNum>
  <w:abstractNum w:abstractNumId="21">
    <w:nsid w:val="467652DD"/>
    <w:multiLevelType w:val="hybridMultilevel"/>
    <w:tmpl w:val="6270B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B44DC6"/>
    <w:multiLevelType w:val="hybridMultilevel"/>
    <w:tmpl w:val="BD5274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7AC39E2"/>
    <w:multiLevelType w:val="multilevel"/>
    <w:tmpl w:val="9F24CAEA"/>
    <w:numStyleLink w:val="PaperSections"/>
  </w:abstractNum>
  <w:abstractNum w:abstractNumId="24">
    <w:nsid w:val="612D48BB"/>
    <w:multiLevelType w:val="hybridMultilevel"/>
    <w:tmpl w:val="DE90DE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5B34BC5"/>
    <w:multiLevelType w:val="multilevel"/>
    <w:tmpl w:val="9F24CAEA"/>
    <w:styleLink w:val="PaperSections"/>
    <w:lvl w:ilvl="0">
      <w:start w:val="1"/>
      <w:numFmt w:val="none"/>
      <w:pStyle w:val="Titre1"/>
      <w:suff w:val="nothing"/>
      <w:lvlText w:val=""/>
      <w:lvlJc w:val="left"/>
      <w:pPr>
        <w:ind w:left="0" w:firstLine="0"/>
      </w:pPr>
      <w:rPr>
        <w:rFonts w:hint="default"/>
      </w:rPr>
    </w:lvl>
    <w:lvl w:ilvl="1">
      <w:start w:val="1"/>
      <w:numFmt w:val="upperLetter"/>
      <w:pStyle w:val="Titre2"/>
      <w:suff w:val="space"/>
      <w:lvlText w:val="%2."/>
      <w:lvlJc w:val="left"/>
      <w:pPr>
        <w:ind w:left="0" w:firstLine="0"/>
      </w:pPr>
      <w:rPr>
        <w:rFonts w:hint="default"/>
      </w:rPr>
    </w:lvl>
    <w:lvl w:ilvl="2">
      <w:start w:val="1"/>
      <w:numFmt w:val="lowerRoman"/>
      <w:pStyle w:val="Titre3"/>
      <w:lvlText w:val="%3."/>
      <w:lvlJc w:val="left"/>
      <w:pPr>
        <w:tabs>
          <w:tab w:val="num" w:pos="0"/>
        </w:tabs>
        <w:ind w:left="720" w:firstLine="0"/>
      </w:pPr>
      <w:rPr>
        <w:rFonts w:hint="default"/>
      </w:rPr>
    </w:lvl>
    <w:lvl w:ilvl="3">
      <w:start w:val="1"/>
      <w:numFmt w:val="lowerLetter"/>
      <w:lvlText w:val="%4)"/>
      <w:lvlJc w:val="left"/>
      <w:pPr>
        <w:ind w:left="2880" w:firstLine="0"/>
      </w:pPr>
      <w:rPr>
        <w:rFonts w:hint="default"/>
      </w:rPr>
    </w:lvl>
    <w:lvl w:ilvl="4">
      <w:start w:val="1"/>
      <w:numFmt w:val="decimal"/>
      <w:lvlText w:val="(%5)"/>
      <w:lvlJc w:val="left"/>
      <w:pPr>
        <w:ind w:left="3600" w:firstLine="0"/>
      </w:pPr>
      <w:rPr>
        <w:rFonts w:hint="default"/>
      </w:rPr>
    </w:lvl>
    <w:lvl w:ilvl="5">
      <w:start w:val="1"/>
      <w:numFmt w:val="lowerLetter"/>
      <w:lvlText w:val="(%6)"/>
      <w:lvlJc w:val="left"/>
      <w:pPr>
        <w:ind w:left="4320" w:firstLine="0"/>
      </w:pPr>
      <w:rPr>
        <w:rFonts w:hint="default"/>
      </w:rPr>
    </w:lvl>
    <w:lvl w:ilvl="6">
      <w:start w:val="1"/>
      <w:numFmt w:val="lowerRoman"/>
      <w:lvlText w:val="(%7)"/>
      <w:lvlJc w:val="left"/>
      <w:pPr>
        <w:ind w:left="5040" w:firstLine="0"/>
      </w:pPr>
      <w:rPr>
        <w:rFonts w:hint="default"/>
      </w:rPr>
    </w:lvl>
    <w:lvl w:ilvl="7">
      <w:start w:val="1"/>
      <w:numFmt w:val="lowerLetter"/>
      <w:lvlText w:val="(%8)"/>
      <w:lvlJc w:val="left"/>
      <w:pPr>
        <w:ind w:left="5760" w:firstLine="0"/>
      </w:pPr>
      <w:rPr>
        <w:rFonts w:hint="default"/>
      </w:rPr>
    </w:lvl>
    <w:lvl w:ilvl="8">
      <w:start w:val="1"/>
      <w:numFmt w:val="lowerRoman"/>
      <w:lvlText w:val="(%9)"/>
      <w:lvlJc w:val="left"/>
      <w:pPr>
        <w:ind w:left="6480" w:firstLine="0"/>
      </w:pPr>
      <w:rPr>
        <w:rFonts w:hint="default"/>
      </w:rPr>
    </w:lvl>
  </w:abstractNum>
  <w:abstractNum w:abstractNumId="26">
    <w:nsid w:val="685E2DD9"/>
    <w:multiLevelType w:val="multilevel"/>
    <w:tmpl w:val="9F24CAEA"/>
    <w:numStyleLink w:val="PaperSections"/>
  </w:abstractNum>
  <w:abstractNum w:abstractNumId="27">
    <w:nsid w:val="746344EF"/>
    <w:multiLevelType w:val="multilevel"/>
    <w:tmpl w:val="9F24CAEA"/>
    <w:numStyleLink w:val="PaperSections"/>
  </w:abstractNum>
  <w:abstractNum w:abstractNumId="28">
    <w:nsid w:val="770957FB"/>
    <w:multiLevelType w:val="multilevel"/>
    <w:tmpl w:val="9F24CAEA"/>
    <w:numStyleLink w:val="PaperSections"/>
  </w:abstractNum>
  <w:abstractNum w:abstractNumId="29">
    <w:nsid w:val="775D69F2"/>
    <w:multiLevelType w:val="hybridMultilevel"/>
    <w:tmpl w:val="7356214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nsid w:val="787917D3"/>
    <w:multiLevelType w:val="hybridMultilevel"/>
    <w:tmpl w:val="80A479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5"/>
  </w:num>
  <w:num w:numId="2">
    <w:abstractNumId w:val="27"/>
  </w:num>
  <w:num w:numId="3">
    <w:abstractNumId w:val="28"/>
  </w:num>
  <w:num w:numId="4">
    <w:abstractNumId w:val="20"/>
  </w:num>
  <w:num w:numId="5">
    <w:abstractNumId w:val="23"/>
  </w:num>
  <w:num w:numId="6">
    <w:abstractNumId w:val="12"/>
  </w:num>
  <w:num w:numId="7">
    <w:abstractNumId w:val="8"/>
  </w:num>
  <w:num w:numId="8">
    <w:abstractNumId w:val="7"/>
  </w:num>
  <w:num w:numId="9">
    <w:abstractNumId w:val="6"/>
  </w:num>
  <w:num w:numId="10">
    <w:abstractNumId w:val="5"/>
  </w:num>
  <w:num w:numId="11">
    <w:abstractNumId w:val="9"/>
  </w:num>
  <w:num w:numId="12">
    <w:abstractNumId w:val="4"/>
  </w:num>
  <w:num w:numId="13">
    <w:abstractNumId w:val="3"/>
  </w:num>
  <w:num w:numId="14">
    <w:abstractNumId w:val="2"/>
  </w:num>
  <w:num w:numId="15">
    <w:abstractNumId w:val="1"/>
  </w:num>
  <w:num w:numId="16">
    <w:abstractNumId w:val="0"/>
  </w:num>
  <w:num w:numId="17">
    <w:abstractNumId w:val="10"/>
  </w:num>
  <w:num w:numId="18">
    <w:abstractNumId w:val="21"/>
  </w:num>
  <w:num w:numId="19">
    <w:abstractNumId w:val="17"/>
  </w:num>
  <w:num w:numId="20">
    <w:abstractNumId w:val="19"/>
  </w:num>
  <w:num w:numId="21">
    <w:abstractNumId w:val="11"/>
  </w:num>
  <w:num w:numId="22">
    <w:abstractNumId w:val="26"/>
  </w:num>
  <w:num w:numId="23">
    <w:abstractNumId w:val="29"/>
  </w:num>
  <w:num w:numId="24">
    <w:abstractNumId w:val="18"/>
  </w:num>
  <w:num w:numId="25">
    <w:abstractNumId w:val="30"/>
  </w:num>
  <w:num w:numId="26">
    <w:abstractNumId w:val="15"/>
  </w:num>
  <w:num w:numId="27">
    <w:abstractNumId w:val="14"/>
  </w:num>
  <w:num w:numId="28">
    <w:abstractNumId w:val="16"/>
  </w:num>
  <w:num w:numId="29">
    <w:abstractNumId w:val="13"/>
  </w:num>
  <w:num w:numId="30">
    <w:abstractNumId w:val="22"/>
  </w:num>
  <w:num w:numId="31">
    <w:abstractNumId w:val="24"/>
  </w:num>
  <w:numIdMacAtCleanup w:val="3"/>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hieu Boudreau">
    <w15:presenceInfo w15:providerId="Windows Live" w15:userId="25717704c74f54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0"/>
  <w:hyphenationZone w:val="425"/>
  <w:drawingGridHorizontalSpacing w:val="120"/>
  <w:displayHorizontalDrawingGridEvery w:val="0"/>
  <w:displayVerticalDrawingGridEvery w:val="0"/>
  <w:noPunctuationKerning/>
  <w:characterSpacingControl w:val="doNotCompress"/>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gnetic_Res_in_Medicin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1&lt;/HyperlinksEnabled&gt;&lt;HyperlinksVisible&gt;0&lt;/HyperlinksVisible&gt;&lt;EnableBibliographyCategories&gt;0&lt;/EnableBibliographyCategories&gt;&lt;/ENLayout&gt;"/>
    <w:docVar w:name="EN.Libraries" w:val="&lt;Libraries&gt;&lt;item db-id=&quot;wsx2zxvfv2f923ezt58xsvan9zzwpdv5vewx&quot;&gt;Boudreau_PhD_2013&lt;record-ids&gt;&lt;item&gt;15&lt;/item&gt;&lt;item&gt;17&lt;/item&gt;&lt;item&gt;19&lt;/item&gt;&lt;item&gt;168&lt;/item&gt;&lt;item&gt;2713&lt;/item&gt;&lt;item&gt;2717&lt;/item&gt;&lt;item&gt;2822&lt;/item&gt;&lt;item&gt;2832&lt;/item&gt;&lt;item&gt;3546&lt;/item&gt;&lt;item&gt;3570&lt;/item&gt;&lt;item&gt;3661&lt;/item&gt;&lt;item&gt;3662&lt;/item&gt;&lt;item&gt;3675&lt;/item&gt;&lt;item&gt;3688&lt;/item&gt;&lt;item&gt;3719&lt;/item&gt;&lt;item&gt;3732&lt;/item&gt;&lt;item&gt;3770&lt;/item&gt;&lt;item&gt;3772&lt;/item&gt;&lt;item&gt;8188&lt;/item&gt;&lt;item&gt;8204&lt;/item&gt;&lt;item&gt;8231&lt;/item&gt;&lt;item&gt;8237&lt;/item&gt;&lt;item&gt;8255&lt;/item&gt;&lt;item&gt;8256&lt;/item&gt;&lt;item&gt;8257&lt;/item&gt;&lt;item&gt;8258&lt;/item&gt;&lt;item&gt;8259&lt;/item&gt;&lt;item&gt;8260&lt;/item&gt;&lt;item&gt;8261&lt;/item&gt;&lt;item&gt;8263&lt;/item&gt;&lt;/record-ids&gt;&lt;/item&gt;&lt;/Libraries&gt;"/>
  </w:docVars>
  <w:rsids>
    <w:rsidRoot w:val="002A25C7"/>
    <w:rsid w:val="000000C6"/>
    <w:rsid w:val="00004142"/>
    <w:rsid w:val="00004CF6"/>
    <w:rsid w:val="00005487"/>
    <w:rsid w:val="000056A8"/>
    <w:rsid w:val="0000765A"/>
    <w:rsid w:val="00011087"/>
    <w:rsid w:val="0001119E"/>
    <w:rsid w:val="00011CB8"/>
    <w:rsid w:val="00012A72"/>
    <w:rsid w:val="000130F1"/>
    <w:rsid w:val="00013F08"/>
    <w:rsid w:val="00013FF8"/>
    <w:rsid w:val="0001413E"/>
    <w:rsid w:val="000146A3"/>
    <w:rsid w:val="0001487B"/>
    <w:rsid w:val="00015B13"/>
    <w:rsid w:val="00021CC6"/>
    <w:rsid w:val="00022214"/>
    <w:rsid w:val="0002324A"/>
    <w:rsid w:val="00023476"/>
    <w:rsid w:val="00025AC7"/>
    <w:rsid w:val="00025C85"/>
    <w:rsid w:val="00026939"/>
    <w:rsid w:val="000272C9"/>
    <w:rsid w:val="00027F74"/>
    <w:rsid w:val="00032672"/>
    <w:rsid w:val="000326DE"/>
    <w:rsid w:val="00032C99"/>
    <w:rsid w:val="000335CD"/>
    <w:rsid w:val="0003428E"/>
    <w:rsid w:val="00034D06"/>
    <w:rsid w:val="00034EAD"/>
    <w:rsid w:val="0003516E"/>
    <w:rsid w:val="0003531E"/>
    <w:rsid w:val="00035856"/>
    <w:rsid w:val="000359C2"/>
    <w:rsid w:val="00035E8E"/>
    <w:rsid w:val="00036340"/>
    <w:rsid w:val="00036B59"/>
    <w:rsid w:val="00036F87"/>
    <w:rsid w:val="000373D5"/>
    <w:rsid w:val="00037BAC"/>
    <w:rsid w:val="00040821"/>
    <w:rsid w:val="00041D3F"/>
    <w:rsid w:val="00041FA2"/>
    <w:rsid w:val="00042EFA"/>
    <w:rsid w:val="00045AA0"/>
    <w:rsid w:val="00051447"/>
    <w:rsid w:val="00052193"/>
    <w:rsid w:val="000525C7"/>
    <w:rsid w:val="000526DE"/>
    <w:rsid w:val="000527D9"/>
    <w:rsid w:val="000529E1"/>
    <w:rsid w:val="00052A83"/>
    <w:rsid w:val="000531A6"/>
    <w:rsid w:val="00053A9E"/>
    <w:rsid w:val="00053E1B"/>
    <w:rsid w:val="00053FFD"/>
    <w:rsid w:val="00054ABD"/>
    <w:rsid w:val="0005696A"/>
    <w:rsid w:val="0006022A"/>
    <w:rsid w:val="00060E0A"/>
    <w:rsid w:val="00062B03"/>
    <w:rsid w:val="00062DC7"/>
    <w:rsid w:val="000636A2"/>
    <w:rsid w:val="000638F0"/>
    <w:rsid w:val="00063A5B"/>
    <w:rsid w:val="00064672"/>
    <w:rsid w:val="000658F8"/>
    <w:rsid w:val="00067559"/>
    <w:rsid w:val="000700B4"/>
    <w:rsid w:val="00070151"/>
    <w:rsid w:val="00070430"/>
    <w:rsid w:val="00070EC0"/>
    <w:rsid w:val="00073A2F"/>
    <w:rsid w:val="00074203"/>
    <w:rsid w:val="00074557"/>
    <w:rsid w:val="00074DEC"/>
    <w:rsid w:val="00075736"/>
    <w:rsid w:val="00075BCA"/>
    <w:rsid w:val="00075D30"/>
    <w:rsid w:val="00077D49"/>
    <w:rsid w:val="00077D83"/>
    <w:rsid w:val="0008214F"/>
    <w:rsid w:val="000821FA"/>
    <w:rsid w:val="000827CB"/>
    <w:rsid w:val="00082F6D"/>
    <w:rsid w:val="00083C06"/>
    <w:rsid w:val="00083D67"/>
    <w:rsid w:val="00083FA2"/>
    <w:rsid w:val="00084957"/>
    <w:rsid w:val="00084DF8"/>
    <w:rsid w:val="0009048B"/>
    <w:rsid w:val="0009140D"/>
    <w:rsid w:val="00092CC2"/>
    <w:rsid w:val="0009318E"/>
    <w:rsid w:val="00094F6A"/>
    <w:rsid w:val="000950D5"/>
    <w:rsid w:val="00096429"/>
    <w:rsid w:val="000A0259"/>
    <w:rsid w:val="000A4002"/>
    <w:rsid w:val="000A47AE"/>
    <w:rsid w:val="000A5AAC"/>
    <w:rsid w:val="000A664F"/>
    <w:rsid w:val="000A7054"/>
    <w:rsid w:val="000A7D0F"/>
    <w:rsid w:val="000B254F"/>
    <w:rsid w:val="000B2A83"/>
    <w:rsid w:val="000B2B2F"/>
    <w:rsid w:val="000B333C"/>
    <w:rsid w:val="000B372A"/>
    <w:rsid w:val="000B3B73"/>
    <w:rsid w:val="000B5CC6"/>
    <w:rsid w:val="000B5D60"/>
    <w:rsid w:val="000B6E63"/>
    <w:rsid w:val="000C0F4E"/>
    <w:rsid w:val="000C0FF4"/>
    <w:rsid w:val="000C1009"/>
    <w:rsid w:val="000C11D3"/>
    <w:rsid w:val="000C27B8"/>
    <w:rsid w:val="000C3872"/>
    <w:rsid w:val="000C3D17"/>
    <w:rsid w:val="000C4322"/>
    <w:rsid w:val="000C5EE2"/>
    <w:rsid w:val="000C6CFE"/>
    <w:rsid w:val="000D01CA"/>
    <w:rsid w:val="000D0942"/>
    <w:rsid w:val="000D1F9D"/>
    <w:rsid w:val="000D47C2"/>
    <w:rsid w:val="000D5A07"/>
    <w:rsid w:val="000E0D0F"/>
    <w:rsid w:val="000E1A8D"/>
    <w:rsid w:val="000E2334"/>
    <w:rsid w:val="000E252D"/>
    <w:rsid w:val="000E3370"/>
    <w:rsid w:val="000E3987"/>
    <w:rsid w:val="000E3A8E"/>
    <w:rsid w:val="000E4899"/>
    <w:rsid w:val="000E4DA9"/>
    <w:rsid w:val="000E539F"/>
    <w:rsid w:val="000E57F2"/>
    <w:rsid w:val="000E58D3"/>
    <w:rsid w:val="000E67B7"/>
    <w:rsid w:val="000E6F24"/>
    <w:rsid w:val="000F1D14"/>
    <w:rsid w:val="000F2209"/>
    <w:rsid w:val="000F2B35"/>
    <w:rsid w:val="000F2EA6"/>
    <w:rsid w:val="000F2FE3"/>
    <w:rsid w:val="000F313D"/>
    <w:rsid w:val="000F33B6"/>
    <w:rsid w:val="000F39A3"/>
    <w:rsid w:val="000F51E7"/>
    <w:rsid w:val="000F59AD"/>
    <w:rsid w:val="000F5D13"/>
    <w:rsid w:val="000F5DC5"/>
    <w:rsid w:val="000F624D"/>
    <w:rsid w:val="000F7146"/>
    <w:rsid w:val="000F758B"/>
    <w:rsid w:val="001004BA"/>
    <w:rsid w:val="00100584"/>
    <w:rsid w:val="00100BCA"/>
    <w:rsid w:val="00100DA7"/>
    <w:rsid w:val="0010185C"/>
    <w:rsid w:val="00101B68"/>
    <w:rsid w:val="0010235D"/>
    <w:rsid w:val="001033AA"/>
    <w:rsid w:val="001044E1"/>
    <w:rsid w:val="0010567B"/>
    <w:rsid w:val="0010595A"/>
    <w:rsid w:val="001070C8"/>
    <w:rsid w:val="001102DE"/>
    <w:rsid w:val="00111FDF"/>
    <w:rsid w:val="001128E1"/>
    <w:rsid w:val="00112EF5"/>
    <w:rsid w:val="001146F2"/>
    <w:rsid w:val="00114C59"/>
    <w:rsid w:val="00115EB2"/>
    <w:rsid w:val="0011714D"/>
    <w:rsid w:val="00117725"/>
    <w:rsid w:val="00117B0F"/>
    <w:rsid w:val="001218F5"/>
    <w:rsid w:val="00121959"/>
    <w:rsid w:val="00121999"/>
    <w:rsid w:val="0012461C"/>
    <w:rsid w:val="001255FE"/>
    <w:rsid w:val="00125A90"/>
    <w:rsid w:val="0012605F"/>
    <w:rsid w:val="00127D02"/>
    <w:rsid w:val="00127D96"/>
    <w:rsid w:val="00127E59"/>
    <w:rsid w:val="001301A8"/>
    <w:rsid w:val="001302D4"/>
    <w:rsid w:val="001311F4"/>
    <w:rsid w:val="00131485"/>
    <w:rsid w:val="001323E8"/>
    <w:rsid w:val="00132C1E"/>
    <w:rsid w:val="00135CFE"/>
    <w:rsid w:val="001365E9"/>
    <w:rsid w:val="00140419"/>
    <w:rsid w:val="00140E47"/>
    <w:rsid w:val="001470F5"/>
    <w:rsid w:val="00147A0A"/>
    <w:rsid w:val="001510C9"/>
    <w:rsid w:val="001514A3"/>
    <w:rsid w:val="00151656"/>
    <w:rsid w:val="001527DB"/>
    <w:rsid w:val="00153466"/>
    <w:rsid w:val="00153698"/>
    <w:rsid w:val="00153C29"/>
    <w:rsid w:val="00153EF9"/>
    <w:rsid w:val="00153F84"/>
    <w:rsid w:val="001540EF"/>
    <w:rsid w:val="00155C96"/>
    <w:rsid w:val="001560DE"/>
    <w:rsid w:val="00162BF9"/>
    <w:rsid w:val="001630E4"/>
    <w:rsid w:val="00163F81"/>
    <w:rsid w:val="00165168"/>
    <w:rsid w:val="00165643"/>
    <w:rsid w:val="0016707B"/>
    <w:rsid w:val="00170D15"/>
    <w:rsid w:val="00172684"/>
    <w:rsid w:val="001728DA"/>
    <w:rsid w:val="0017510A"/>
    <w:rsid w:val="00175DE3"/>
    <w:rsid w:val="00175E96"/>
    <w:rsid w:val="00177346"/>
    <w:rsid w:val="001775A2"/>
    <w:rsid w:val="001814BA"/>
    <w:rsid w:val="00181ADE"/>
    <w:rsid w:val="00183D6F"/>
    <w:rsid w:val="00186226"/>
    <w:rsid w:val="0019001E"/>
    <w:rsid w:val="00191965"/>
    <w:rsid w:val="00191A03"/>
    <w:rsid w:val="00191D4A"/>
    <w:rsid w:val="00191E1C"/>
    <w:rsid w:val="001924B0"/>
    <w:rsid w:val="00192AC6"/>
    <w:rsid w:val="001934E6"/>
    <w:rsid w:val="001938D1"/>
    <w:rsid w:val="00194DDD"/>
    <w:rsid w:val="00195467"/>
    <w:rsid w:val="00195D33"/>
    <w:rsid w:val="00196DF3"/>
    <w:rsid w:val="0019762B"/>
    <w:rsid w:val="001A10C7"/>
    <w:rsid w:val="001A1C23"/>
    <w:rsid w:val="001A2FA2"/>
    <w:rsid w:val="001A3257"/>
    <w:rsid w:val="001A3E2D"/>
    <w:rsid w:val="001A6698"/>
    <w:rsid w:val="001B0BEB"/>
    <w:rsid w:val="001B191A"/>
    <w:rsid w:val="001B1BE9"/>
    <w:rsid w:val="001B2A44"/>
    <w:rsid w:val="001B3729"/>
    <w:rsid w:val="001B3B32"/>
    <w:rsid w:val="001B3EB8"/>
    <w:rsid w:val="001B3F4B"/>
    <w:rsid w:val="001B40FE"/>
    <w:rsid w:val="001C00B4"/>
    <w:rsid w:val="001C01AF"/>
    <w:rsid w:val="001C0F17"/>
    <w:rsid w:val="001C185B"/>
    <w:rsid w:val="001C1F5F"/>
    <w:rsid w:val="001C2095"/>
    <w:rsid w:val="001C283A"/>
    <w:rsid w:val="001C33FB"/>
    <w:rsid w:val="001C3AEC"/>
    <w:rsid w:val="001C3F7E"/>
    <w:rsid w:val="001C4321"/>
    <w:rsid w:val="001C4426"/>
    <w:rsid w:val="001C561B"/>
    <w:rsid w:val="001C6504"/>
    <w:rsid w:val="001C78EE"/>
    <w:rsid w:val="001C7A2F"/>
    <w:rsid w:val="001D2652"/>
    <w:rsid w:val="001D3B81"/>
    <w:rsid w:val="001D5718"/>
    <w:rsid w:val="001D6AF7"/>
    <w:rsid w:val="001E1050"/>
    <w:rsid w:val="001E2527"/>
    <w:rsid w:val="001E502F"/>
    <w:rsid w:val="001F002A"/>
    <w:rsid w:val="001F1477"/>
    <w:rsid w:val="001F1F39"/>
    <w:rsid w:val="00201729"/>
    <w:rsid w:val="002020F4"/>
    <w:rsid w:val="00203701"/>
    <w:rsid w:val="00205010"/>
    <w:rsid w:val="00206994"/>
    <w:rsid w:val="00206A61"/>
    <w:rsid w:val="002073FF"/>
    <w:rsid w:val="00210866"/>
    <w:rsid w:val="00211269"/>
    <w:rsid w:val="002124E7"/>
    <w:rsid w:val="00215055"/>
    <w:rsid w:val="002151E1"/>
    <w:rsid w:val="00215200"/>
    <w:rsid w:val="00215206"/>
    <w:rsid w:val="0021547C"/>
    <w:rsid w:val="00215619"/>
    <w:rsid w:val="00215A09"/>
    <w:rsid w:val="00215D4A"/>
    <w:rsid w:val="00215E77"/>
    <w:rsid w:val="00215F8B"/>
    <w:rsid w:val="00217D5D"/>
    <w:rsid w:val="00220887"/>
    <w:rsid w:val="00221D0E"/>
    <w:rsid w:val="0022322A"/>
    <w:rsid w:val="00223DFB"/>
    <w:rsid w:val="0022417D"/>
    <w:rsid w:val="002249C9"/>
    <w:rsid w:val="00225C2A"/>
    <w:rsid w:val="0022600B"/>
    <w:rsid w:val="00226293"/>
    <w:rsid w:val="00227486"/>
    <w:rsid w:val="00227E41"/>
    <w:rsid w:val="00230C01"/>
    <w:rsid w:val="0023484A"/>
    <w:rsid w:val="00235208"/>
    <w:rsid w:val="00235A36"/>
    <w:rsid w:val="0023655C"/>
    <w:rsid w:val="00236A89"/>
    <w:rsid w:val="00236B0E"/>
    <w:rsid w:val="00241D47"/>
    <w:rsid w:val="002423BB"/>
    <w:rsid w:val="00242D86"/>
    <w:rsid w:val="00245B43"/>
    <w:rsid w:val="00245B5F"/>
    <w:rsid w:val="00246C05"/>
    <w:rsid w:val="0024736F"/>
    <w:rsid w:val="00252428"/>
    <w:rsid w:val="002524FB"/>
    <w:rsid w:val="002529F1"/>
    <w:rsid w:val="002532A9"/>
    <w:rsid w:val="0025512C"/>
    <w:rsid w:val="00256FE9"/>
    <w:rsid w:val="00257BE0"/>
    <w:rsid w:val="00257D22"/>
    <w:rsid w:val="00262857"/>
    <w:rsid w:val="00262B46"/>
    <w:rsid w:val="00262C9B"/>
    <w:rsid w:val="00264151"/>
    <w:rsid w:val="00265FAF"/>
    <w:rsid w:val="0026608B"/>
    <w:rsid w:val="0026614A"/>
    <w:rsid w:val="0027032C"/>
    <w:rsid w:val="0027045E"/>
    <w:rsid w:val="002709DC"/>
    <w:rsid w:val="00270DF4"/>
    <w:rsid w:val="00270EAA"/>
    <w:rsid w:val="00271562"/>
    <w:rsid w:val="00272A3E"/>
    <w:rsid w:val="00273BF1"/>
    <w:rsid w:val="002757DB"/>
    <w:rsid w:val="002761DF"/>
    <w:rsid w:val="00277F43"/>
    <w:rsid w:val="00281D17"/>
    <w:rsid w:val="00285653"/>
    <w:rsid w:val="00285F0D"/>
    <w:rsid w:val="00286CB7"/>
    <w:rsid w:val="00286F56"/>
    <w:rsid w:val="00286F86"/>
    <w:rsid w:val="002875D0"/>
    <w:rsid w:val="00290381"/>
    <w:rsid w:val="002931E2"/>
    <w:rsid w:val="002931EB"/>
    <w:rsid w:val="00294448"/>
    <w:rsid w:val="0029454F"/>
    <w:rsid w:val="00295B0B"/>
    <w:rsid w:val="002A25C7"/>
    <w:rsid w:val="002A43DB"/>
    <w:rsid w:val="002A5FC9"/>
    <w:rsid w:val="002A7CF4"/>
    <w:rsid w:val="002B0329"/>
    <w:rsid w:val="002B0B31"/>
    <w:rsid w:val="002B1E97"/>
    <w:rsid w:val="002B2BCD"/>
    <w:rsid w:val="002B330C"/>
    <w:rsid w:val="002B50F2"/>
    <w:rsid w:val="002B5566"/>
    <w:rsid w:val="002B5643"/>
    <w:rsid w:val="002B66D7"/>
    <w:rsid w:val="002B7C8C"/>
    <w:rsid w:val="002C0286"/>
    <w:rsid w:val="002C176A"/>
    <w:rsid w:val="002C1F44"/>
    <w:rsid w:val="002C26F7"/>
    <w:rsid w:val="002C43DB"/>
    <w:rsid w:val="002C4586"/>
    <w:rsid w:val="002C45D4"/>
    <w:rsid w:val="002C5524"/>
    <w:rsid w:val="002C6C62"/>
    <w:rsid w:val="002D0088"/>
    <w:rsid w:val="002D00BD"/>
    <w:rsid w:val="002D19C3"/>
    <w:rsid w:val="002D2A4D"/>
    <w:rsid w:val="002D2ED1"/>
    <w:rsid w:val="002D2F99"/>
    <w:rsid w:val="002D4170"/>
    <w:rsid w:val="002D4CAC"/>
    <w:rsid w:val="002D6DF7"/>
    <w:rsid w:val="002D7174"/>
    <w:rsid w:val="002E0116"/>
    <w:rsid w:val="002E03D4"/>
    <w:rsid w:val="002E0451"/>
    <w:rsid w:val="002E37D2"/>
    <w:rsid w:val="002E6668"/>
    <w:rsid w:val="002E668D"/>
    <w:rsid w:val="002E7C4B"/>
    <w:rsid w:val="002E7CFA"/>
    <w:rsid w:val="002F03F4"/>
    <w:rsid w:val="002F0DBA"/>
    <w:rsid w:val="002F280C"/>
    <w:rsid w:val="002F350D"/>
    <w:rsid w:val="002F37C9"/>
    <w:rsid w:val="002F3865"/>
    <w:rsid w:val="002F77C1"/>
    <w:rsid w:val="00303822"/>
    <w:rsid w:val="00303F6B"/>
    <w:rsid w:val="003050CC"/>
    <w:rsid w:val="00310E1F"/>
    <w:rsid w:val="00311347"/>
    <w:rsid w:val="00313934"/>
    <w:rsid w:val="003143AB"/>
    <w:rsid w:val="00314DDD"/>
    <w:rsid w:val="003163DC"/>
    <w:rsid w:val="003175EC"/>
    <w:rsid w:val="003178B9"/>
    <w:rsid w:val="00321947"/>
    <w:rsid w:val="00322AD1"/>
    <w:rsid w:val="003237C0"/>
    <w:rsid w:val="0032456E"/>
    <w:rsid w:val="00324E53"/>
    <w:rsid w:val="00325285"/>
    <w:rsid w:val="00325346"/>
    <w:rsid w:val="00325552"/>
    <w:rsid w:val="003255AE"/>
    <w:rsid w:val="00325610"/>
    <w:rsid w:val="003261F2"/>
    <w:rsid w:val="00326F16"/>
    <w:rsid w:val="0033040A"/>
    <w:rsid w:val="00330910"/>
    <w:rsid w:val="00330F4F"/>
    <w:rsid w:val="003318B9"/>
    <w:rsid w:val="00332455"/>
    <w:rsid w:val="00332677"/>
    <w:rsid w:val="003341FD"/>
    <w:rsid w:val="00334B49"/>
    <w:rsid w:val="0033529B"/>
    <w:rsid w:val="003376D9"/>
    <w:rsid w:val="00340528"/>
    <w:rsid w:val="003421F0"/>
    <w:rsid w:val="003435BC"/>
    <w:rsid w:val="003438BA"/>
    <w:rsid w:val="00343A53"/>
    <w:rsid w:val="00345216"/>
    <w:rsid w:val="00345DEE"/>
    <w:rsid w:val="003477C5"/>
    <w:rsid w:val="0035167D"/>
    <w:rsid w:val="003517C5"/>
    <w:rsid w:val="003549FE"/>
    <w:rsid w:val="00354E1B"/>
    <w:rsid w:val="00356435"/>
    <w:rsid w:val="003564EA"/>
    <w:rsid w:val="0035671B"/>
    <w:rsid w:val="00356804"/>
    <w:rsid w:val="00357465"/>
    <w:rsid w:val="003575EB"/>
    <w:rsid w:val="0036478D"/>
    <w:rsid w:val="0036495C"/>
    <w:rsid w:val="00365DFB"/>
    <w:rsid w:val="00365E06"/>
    <w:rsid w:val="00365E9C"/>
    <w:rsid w:val="0036649D"/>
    <w:rsid w:val="00370998"/>
    <w:rsid w:val="00370CEF"/>
    <w:rsid w:val="003711CD"/>
    <w:rsid w:val="00373719"/>
    <w:rsid w:val="00373A96"/>
    <w:rsid w:val="003743C1"/>
    <w:rsid w:val="003743F4"/>
    <w:rsid w:val="003747DE"/>
    <w:rsid w:val="003747FC"/>
    <w:rsid w:val="003747FD"/>
    <w:rsid w:val="00374CE7"/>
    <w:rsid w:val="00375794"/>
    <w:rsid w:val="00376AA5"/>
    <w:rsid w:val="00376BB6"/>
    <w:rsid w:val="003776A8"/>
    <w:rsid w:val="00380B9C"/>
    <w:rsid w:val="003812BB"/>
    <w:rsid w:val="00381D85"/>
    <w:rsid w:val="00382675"/>
    <w:rsid w:val="0038297C"/>
    <w:rsid w:val="00382E5F"/>
    <w:rsid w:val="00383C93"/>
    <w:rsid w:val="00383FF9"/>
    <w:rsid w:val="00385210"/>
    <w:rsid w:val="00385814"/>
    <w:rsid w:val="00385F36"/>
    <w:rsid w:val="003868FD"/>
    <w:rsid w:val="00386F6A"/>
    <w:rsid w:val="0038797B"/>
    <w:rsid w:val="003901D0"/>
    <w:rsid w:val="003905CA"/>
    <w:rsid w:val="00390654"/>
    <w:rsid w:val="003910B7"/>
    <w:rsid w:val="00391246"/>
    <w:rsid w:val="00391BFF"/>
    <w:rsid w:val="00391F2C"/>
    <w:rsid w:val="00392B32"/>
    <w:rsid w:val="003935A8"/>
    <w:rsid w:val="003943D7"/>
    <w:rsid w:val="0039557C"/>
    <w:rsid w:val="00396789"/>
    <w:rsid w:val="0039686C"/>
    <w:rsid w:val="00397690"/>
    <w:rsid w:val="003A2193"/>
    <w:rsid w:val="003A26EF"/>
    <w:rsid w:val="003A2CB8"/>
    <w:rsid w:val="003A3F5D"/>
    <w:rsid w:val="003A40AC"/>
    <w:rsid w:val="003A4867"/>
    <w:rsid w:val="003A49ED"/>
    <w:rsid w:val="003A4EDC"/>
    <w:rsid w:val="003A5689"/>
    <w:rsid w:val="003A5812"/>
    <w:rsid w:val="003A6A53"/>
    <w:rsid w:val="003A7CDE"/>
    <w:rsid w:val="003B0202"/>
    <w:rsid w:val="003B158F"/>
    <w:rsid w:val="003B1C25"/>
    <w:rsid w:val="003B2441"/>
    <w:rsid w:val="003B3E01"/>
    <w:rsid w:val="003B56E1"/>
    <w:rsid w:val="003B5EDB"/>
    <w:rsid w:val="003B71FA"/>
    <w:rsid w:val="003B7613"/>
    <w:rsid w:val="003B7715"/>
    <w:rsid w:val="003B7D87"/>
    <w:rsid w:val="003C18CC"/>
    <w:rsid w:val="003C23D9"/>
    <w:rsid w:val="003C385E"/>
    <w:rsid w:val="003C4DBA"/>
    <w:rsid w:val="003C4EC5"/>
    <w:rsid w:val="003C7E9D"/>
    <w:rsid w:val="003D150C"/>
    <w:rsid w:val="003D15CF"/>
    <w:rsid w:val="003D1E49"/>
    <w:rsid w:val="003D2A34"/>
    <w:rsid w:val="003D3E52"/>
    <w:rsid w:val="003D4843"/>
    <w:rsid w:val="003D49EA"/>
    <w:rsid w:val="003D4B21"/>
    <w:rsid w:val="003D5713"/>
    <w:rsid w:val="003D7CAC"/>
    <w:rsid w:val="003E0BF4"/>
    <w:rsid w:val="003E16DE"/>
    <w:rsid w:val="003E2D72"/>
    <w:rsid w:val="003E3106"/>
    <w:rsid w:val="003E4371"/>
    <w:rsid w:val="003E47DD"/>
    <w:rsid w:val="003E4AEA"/>
    <w:rsid w:val="003E559C"/>
    <w:rsid w:val="003E770D"/>
    <w:rsid w:val="003F03D2"/>
    <w:rsid w:val="003F1E8F"/>
    <w:rsid w:val="003F3427"/>
    <w:rsid w:val="003F36EC"/>
    <w:rsid w:val="003F3FC0"/>
    <w:rsid w:val="003F45AE"/>
    <w:rsid w:val="003F5CF3"/>
    <w:rsid w:val="003F6B40"/>
    <w:rsid w:val="003F72EB"/>
    <w:rsid w:val="003F7A3C"/>
    <w:rsid w:val="003F7DD4"/>
    <w:rsid w:val="0040006E"/>
    <w:rsid w:val="0040015D"/>
    <w:rsid w:val="004001C3"/>
    <w:rsid w:val="004018F3"/>
    <w:rsid w:val="00401EA4"/>
    <w:rsid w:val="00402639"/>
    <w:rsid w:val="00402692"/>
    <w:rsid w:val="00403402"/>
    <w:rsid w:val="00404F72"/>
    <w:rsid w:val="0040716F"/>
    <w:rsid w:val="004072D7"/>
    <w:rsid w:val="00410A7E"/>
    <w:rsid w:val="0041158B"/>
    <w:rsid w:val="004118C9"/>
    <w:rsid w:val="004144A7"/>
    <w:rsid w:val="00415095"/>
    <w:rsid w:val="004150E2"/>
    <w:rsid w:val="0041516A"/>
    <w:rsid w:val="00420572"/>
    <w:rsid w:val="00420B50"/>
    <w:rsid w:val="00420E8C"/>
    <w:rsid w:val="0042214B"/>
    <w:rsid w:val="00422417"/>
    <w:rsid w:val="004229EE"/>
    <w:rsid w:val="00425CCB"/>
    <w:rsid w:val="00425F74"/>
    <w:rsid w:val="004278F2"/>
    <w:rsid w:val="004300B6"/>
    <w:rsid w:val="00430939"/>
    <w:rsid w:val="0043131A"/>
    <w:rsid w:val="00431872"/>
    <w:rsid w:val="00432AB8"/>
    <w:rsid w:val="00435372"/>
    <w:rsid w:val="0043790B"/>
    <w:rsid w:val="00437F4F"/>
    <w:rsid w:val="00440119"/>
    <w:rsid w:val="00440F40"/>
    <w:rsid w:val="00442976"/>
    <w:rsid w:val="00443596"/>
    <w:rsid w:val="00444B1B"/>
    <w:rsid w:val="0044591D"/>
    <w:rsid w:val="004468B8"/>
    <w:rsid w:val="00446909"/>
    <w:rsid w:val="004472B0"/>
    <w:rsid w:val="004476F6"/>
    <w:rsid w:val="004479E4"/>
    <w:rsid w:val="00450F09"/>
    <w:rsid w:val="004511EE"/>
    <w:rsid w:val="00452C3D"/>
    <w:rsid w:val="00452E3D"/>
    <w:rsid w:val="00452ED1"/>
    <w:rsid w:val="004532EF"/>
    <w:rsid w:val="00453763"/>
    <w:rsid w:val="00456528"/>
    <w:rsid w:val="00457156"/>
    <w:rsid w:val="004618F9"/>
    <w:rsid w:val="0046297D"/>
    <w:rsid w:val="004631A4"/>
    <w:rsid w:val="00463567"/>
    <w:rsid w:val="00463B75"/>
    <w:rsid w:val="00464BA9"/>
    <w:rsid w:val="0046516D"/>
    <w:rsid w:val="00466972"/>
    <w:rsid w:val="004669BC"/>
    <w:rsid w:val="0046727B"/>
    <w:rsid w:val="0047041B"/>
    <w:rsid w:val="004709BD"/>
    <w:rsid w:val="00470E46"/>
    <w:rsid w:val="004720FD"/>
    <w:rsid w:val="00473906"/>
    <w:rsid w:val="00476922"/>
    <w:rsid w:val="004771A5"/>
    <w:rsid w:val="00477771"/>
    <w:rsid w:val="00477852"/>
    <w:rsid w:val="00477A4C"/>
    <w:rsid w:val="0048018E"/>
    <w:rsid w:val="00480E6C"/>
    <w:rsid w:val="004815DC"/>
    <w:rsid w:val="00481DD7"/>
    <w:rsid w:val="0048216A"/>
    <w:rsid w:val="004830C6"/>
    <w:rsid w:val="00486408"/>
    <w:rsid w:val="00486566"/>
    <w:rsid w:val="00486D72"/>
    <w:rsid w:val="0048710E"/>
    <w:rsid w:val="004872A8"/>
    <w:rsid w:val="004909DF"/>
    <w:rsid w:val="00490C8A"/>
    <w:rsid w:val="00492336"/>
    <w:rsid w:val="00492F81"/>
    <w:rsid w:val="0049399C"/>
    <w:rsid w:val="00494E44"/>
    <w:rsid w:val="004962CD"/>
    <w:rsid w:val="004964B3"/>
    <w:rsid w:val="004972A2"/>
    <w:rsid w:val="004A0619"/>
    <w:rsid w:val="004A1383"/>
    <w:rsid w:val="004A203F"/>
    <w:rsid w:val="004A2745"/>
    <w:rsid w:val="004A3AD3"/>
    <w:rsid w:val="004A494E"/>
    <w:rsid w:val="004A52F8"/>
    <w:rsid w:val="004A7E96"/>
    <w:rsid w:val="004B0C4D"/>
    <w:rsid w:val="004B1831"/>
    <w:rsid w:val="004B250E"/>
    <w:rsid w:val="004B2CDE"/>
    <w:rsid w:val="004B3413"/>
    <w:rsid w:val="004B3BEF"/>
    <w:rsid w:val="004B410E"/>
    <w:rsid w:val="004B491E"/>
    <w:rsid w:val="004B511B"/>
    <w:rsid w:val="004C14BC"/>
    <w:rsid w:val="004C1B3A"/>
    <w:rsid w:val="004C36A8"/>
    <w:rsid w:val="004C3A8A"/>
    <w:rsid w:val="004C505B"/>
    <w:rsid w:val="004C783F"/>
    <w:rsid w:val="004C7DAF"/>
    <w:rsid w:val="004D2F9C"/>
    <w:rsid w:val="004D407A"/>
    <w:rsid w:val="004D4403"/>
    <w:rsid w:val="004D5492"/>
    <w:rsid w:val="004D558C"/>
    <w:rsid w:val="004E0710"/>
    <w:rsid w:val="004E1A07"/>
    <w:rsid w:val="004E2DEB"/>
    <w:rsid w:val="004E35D5"/>
    <w:rsid w:val="004E3AE2"/>
    <w:rsid w:val="004E4B96"/>
    <w:rsid w:val="004E4D0E"/>
    <w:rsid w:val="004E4FDB"/>
    <w:rsid w:val="004E529F"/>
    <w:rsid w:val="004E6DC6"/>
    <w:rsid w:val="004E6F2E"/>
    <w:rsid w:val="004E6F6C"/>
    <w:rsid w:val="004E6FE6"/>
    <w:rsid w:val="004E7B41"/>
    <w:rsid w:val="004F0633"/>
    <w:rsid w:val="004F199D"/>
    <w:rsid w:val="004F28AC"/>
    <w:rsid w:val="004F2B09"/>
    <w:rsid w:val="004F2F32"/>
    <w:rsid w:val="004F33FB"/>
    <w:rsid w:val="004F3AFE"/>
    <w:rsid w:val="004F4406"/>
    <w:rsid w:val="004F4CD3"/>
    <w:rsid w:val="004F5CB7"/>
    <w:rsid w:val="004F6D49"/>
    <w:rsid w:val="004F77E5"/>
    <w:rsid w:val="00500A58"/>
    <w:rsid w:val="00500A99"/>
    <w:rsid w:val="00501DF0"/>
    <w:rsid w:val="005027C9"/>
    <w:rsid w:val="00502AAA"/>
    <w:rsid w:val="00502DE0"/>
    <w:rsid w:val="00503063"/>
    <w:rsid w:val="005037E9"/>
    <w:rsid w:val="005042F9"/>
    <w:rsid w:val="00504B6E"/>
    <w:rsid w:val="005055DA"/>
    <w:rsid w:val="00505CC8"/>
    <w:rsid w:val="00505E7B"/>
    <w:rsid w:val="005060EF"/>
    <w:rsid w:val="0051107C"/>
    <w:rsid w:val="0051195B"/>
    <w:rsid w:val="00511C58"/>
    <w:rsid w:val="00512AA8"/>
    <w:rsid w:val="0051414E"/>
    <w:rsid w:val="00514AB6"/>
    <w:rsid w:val="005164E4"/>
    <w:rsid w:val="00520728"/>
    <w:rsid w:val="00521751"/>
    <w:rsid w:val="0052394B"/>
    <w:rsid w:val="00524A1D"/>
    <w:rsid w:val="005250B8"/>
    <w:rsid w:val="00525AC9"/>
    <w:rsid w:val="005266EA"/>
    <w:rsid w:val="00526854"/>
    <w:rsid w:val="00527219"/>
    <w:rsid w:val="0052728A"/>
    <w:rsid w:val="005306FD"/>
    <w:rsid w:val="00531099"/>
    <w:rsid w:val="00533245"/>
    <w:rsid w:val="00533E7C"/>
    <w:rsid w:val="00534B37"/>
    <w:rsid w:val="00534E4B"/>
    <w:rsid w:val="00535853"/>
    <w:rsid w:val="00540F87"/>
    <w:rsid w:val="00541C50"/>
    <w:rsid w:val="00541C7D"/>
    <w:rsid w:val="005421E8"/>
    <w:rsid w:val="005424E6"/>
    <w:rsid w:val="00542B89"/>
    <w:rsid w:val="0054422D"/>
    <w:rsid w:val="00544459"/>
    <w:rsid w:val="0054650F"/>
    <w:rsid w:val="00547465"/>
    <w:rsid w:val="005509DD"/>
    <w:rsid w:val="005510F8"/>
    <w:rsid w:val="005516B8"/>
    <w:rsid w:val="00551B86"/>
    <w:rsid w:val="00552A7E"/>
    <w:rsid w:val="00552E2D"/>
    <w:rsid w:val="00553E45"/>
    <w:rsid w:val="00554AFB"/>
    <w:rsid w:val="0055567A"/>
    <w:rsid w:val="00556649"/>
    <w:rsid w:val="0055780D"/>
    <w:rsid w:val="0056527E"/>
    <w:rsid w:val="0056551F"/>
    <w:rsid w:val="00565A1A"/>
    <w:rsid w:val="005673C2"/>
    <w:rsid w:val="0057159B"/>
    <w:rsid w:val="00571745"/>
    <w:rsid w:val="00572063"/>
    <w:rsid w:val="005721D2"/>
    <w:rsid w:val="00572F76"/>
    <w:rsid w:val="00572FB6"/>
    <w:rsid w:val="005749BA"/>
    <w:rsid w:val="00576467"/>
    <w:rsid w:val="00576B79"/>
    <w:rsid w:val="005775FC"/>
    <w:rsid w:val="005812D4"/>
    <w:rsid w:val="0058142B"/>
    <w:rsid w:val="005819E4"/>
    <w:rsid w:val="005823A6"/>
    <w:rsid w:val="0058271B"/>
    <w:rsid w:val="00583273"/>
    <w:rsid w:val="00583DFE"/>
    <w:rsid w:val="0058610F"/>
    <w:rsid w:val="00587603"/>
    <w:rsid w:val="005879D1"/>
    <w:rsid w:val="005905AD"/>
    <w:rsid w:val="00591CA0"/>
    <w:rsid w:val="0059233D"/>
    <w:rsid w:val="005930B5"/>
    <w:rsid w:val="00593FE5"/>
    <w:rsid w:val="0059422F"/>
    <w:rsid w:val="0059686C"/>
    <w:rsid w:val="00597360"/>
    <w:rsid w:val="005974A3"/>
    <w:rsid w:val="00597B3F"/>
    <w:rsid w:val="005A0E12"/>
    <w:rsid w:val="005A0EC4"/>
    <w:rsid w:val="005A267E"/>
    <w:rsid w:val="005A477F"/>
    <w:rsid w:val="005A4E03"/>
    <w:rsid w:val="005A4F16"/>
    <w:rsid w:val="005A64C1"/>
    <w:rsid w:val="005A66D3"/>
    <w:rsid w:val="005A7C07"/>
    <w:rsid w:val="005B04E9"/>
    <w:rsid w:val="005B0B2F"/>
    <w:rsid w:val="005B1B1B"/>
    <w:rsid w:val="005B27D7"/>
    <w:rsid w:val="005B328A"/>
    <w:rsid w:val="005B3FA4"/>
    <w:rsid w:val="005B5506"/>
    <w:rsid w:val="005B55D4"/>
    <w:rsid w:val="005B5BB8"/>
    <w:rsid w:val="005B6310"/>
    <w:rsid w:val="005B6791"/>
    <w:rsid w:val="005B7E95"/>
    <w:rsid w:val="005C3813"/>
    <w:rsid w:val="005C4800"/>
    <w:rsid w:val="005C48CC"/>
    <w:rsid w:val="005C5D1E"/>
    <w:rsid w:val="005C767E"/>
    <w:rsid w:val="005D1F8D"/>
    <w:rsid w:val="005D2438"/>
    <w:rsid w:val="005D2875"/>
    <w:rsid w:val="005D3879"/>
    <w:rsid w:val="005D4F04"/>
    <w:rsid w:val="005D5FAB"/>
    <w:rsid w:val="005D628F"/>
    <w:rsid w:val="005D6E14"/>
    <w:rsid w:val="005D72EF"/>
    <w:rsid w:val="005E240B"/>
    <w:rsid w:val="005E263E"/>
    <w:rsid w:val="005E62FB"/>
    <w:rsid w:val="005E73A4"/>
    <w:rsid w:val="005E73B2"/>
    <w:rsid w:val="005F0C06"/>
    <w:rsid w:val="005F0CDD"/>
    <w:rsid w:val="005F1D03"/>
    <w:rsid w:val="005F1F7C"/>
    <w:rsid w:val="005F314C"/>
    <w:rsid w:val="005F4A82"/>
    <w:rsid w:val="005F4C3E"/>
    <w:rsid w:val="005F5721"/>
    <w:rsid w:val="005F5974"/>
    <w:rsid w:val="005F5CA6"/>
    <w:rsid w:val="005F5F9C"/>
    <w:rsid w:val="00600173"/>
    <w:rsid w:val="00600DF8"/>
    <w:rsid w:val="00601676"/>
    <w:rsid w:val="006018F4"/>
    <w:rsid w:val="00602E7E"/>
    <w:rsid w:val="00604888"/>
    <w:rsid w:val="0060629C"/>
    <w:rsid w:val="00606463"/>
    <w:rsid w:val="0061078A"/>
    <w:rsid w:val="006126CF"/>
    <w:rsid w:val="00615FE4"/>
    <w:rsid w:val="0061610E"/>
    <w:rsid w:val="00616254"/>
    <w:rsid w:val="00616EBF"/>
    <w:rsid w:val="00620CE9"/>
    <w:rsid w:val="006216E3"/>
    <w:rsid w:val="00621E35"/>
    <w:rsid w:val="006222E5"/>
    <w:rsid w:val="006236EE"/>
    <w:rsid w:val="00624D30"/>
    <w:rsid w:val="006255D6"/>
    <w:rsid w:val="0062594F"/>
    <w:rsid w:val="0063011F"/>
    <w:rsid w:val="00630AEA"/>
    <w:rsid w:val="00630D23"/>
    <w:rsid w:val="00632F90"/>
    <w:rsid w:val="00635797"/>
    <w:rsid w:val="0063610A"/>
    <w:rsid w:val="00637B41"/>
    <w:rsid w:val="00637BE9"/>
    <w:rsid w:val="006403A4"/>
    <w:rsid w:val="00640880"/>
    <w:rsid w:val="00641599"/>
    <w:rsid w:val="006424B3"/>
    <w:rsid w:val="00643042"/>
    <w:rsid w:val="00643903"/>
    <w:rsid w:val="00643DE4"/>
    <w:rsid w:val="00644017"/>
    <w:rsid w:val="006454FB"/>
    <w:rsid w:val="006471F8"/>
    <w:rsid w:val="00651408"/>
    <w:rsid w:val="0065223D"/>
    <w:rsid w:val="006531A7"/>
    <w:rsid w:val="006536A8"/>
    <w:rsid w:val="00654E20"/>
    <w:rsid w:val="00657C89"/>
    <w:rsid w:val="00660D96"/>
    <w:rsid w:val="00662C4A"/>
    <w:rsid w:val="00663848"/>
    <w:rsid w:val="006642B9"/>
    <w:rsid w:val="00664B3F"/>
    <w:rsid w:val="00664D56"/>
    <w:rsid w:val="006652DF"/>
    <w:rsid w:val="00665860"/>
    <w:rsid w:val="00665ACF"/>
    <w:rsid w:val="0066615F"/>
    <w:rsid w:val="00666DC5"/>
    <w:rsid w:val="00667B0F"/>
    <w:rsid w:val="0067111B"/>
    <w:rsid w:val="006726A4"/>
    <w:rsid w:val="00673150"/>
    <w:rsid w:val="00673B19"/>
    <w:rsid w:val="00673F9A"/>
    <w:rsid w:val="006743EC"/>
    <w:rsid w:val="0067594D"/>
    <w:rsid w:val="00675D39"/>
    <w:rsid w:val="00680C0F"/>
    <w:rsid w:val="00680D3D"/>
    <w:rsid w:val="00680DBB"/>
    <w:rsid w:val="006812D3"/>
    <w:rsid w:val="006814A0"/>
    <w:rsid w:val="00681BBB"/>
    <w:rsid w:val="00682880"/>
    <w:rsid w:val="00683031"/>
    <w:rsid w:val="00684883"/>
    <w:rsid w:val="0068580E"/>
    <w:rsid w:val="00686D4A"/>
    <w:rsid w:val="00687DFD"/>
    <w:rsid w:val="00687E04"/>
    <w:rsid w:val="00690C92"/>
    <w:rsid w:val="00690E2C"/>
    <w:rsid w:val="00692099"/>
    <w:rsid w:val="0069219E"/>
    <w:rsid w:val="00692E88"/>
    <w:rsid w:val="00692F31"/>
    <w:rsid w:val="00693A7B"/>
    <w:rsid w:val="0069535D"/>
    <w:rsid w:val="00695AC8"/>
    <w:rsid w:val="00695ECB"/>
    <w:rsid w:val="0069670A"/>
    <w:rsid w:val="006A1824"/>
    <w:rsid w:val="006A2C92"/>
    <w:rsid w:val="006A4B08"/>
    <w:rsid w:val="006A527F"/>
    <w:rsid w:val="006A64FB"/>
    <w:rsid w:val="006A7EFE"/>
    <w:rsid w:val="006B03AC"/>
    <w:rsid w:val="006B1225"/>
    <w:rsid w:val="006B176E"/>
    <w:rsid w:val="006B34D2"/>
    <w:rsid w:val="006B35BE"/>
    <w:rsid w:val="006B3855"/>
    <w:rsid w:val="006B474F"/>
    <w:rsid w:val="006B63CE"/>
    <w:rsid w:val="006B6403"/>
    <w:rsid w:val="006B6F0D"/>
    <w:rsid w:val="006C0DFE"/>
    <w:rsid w:val="006C16B7"/>
    <w:rsid w:val="006C31C6"/>
    <w:rsid w:val="006C3A44"/>
    <w:rsid w:val="006C6273"/>
    <w:rsid w:val="006C6A56"/>
    <w:rsid w:val="006C79D9"/>
    <w:rsid w:val="006D0F57"/>
    <w:rsid w:val="006D19D1"/>
    <w:rsid w:val="006D2131"/>
    <w:rsid w:val="006D2492"/>
    <w:rsid w:val="006D274D"/>
    <w:rsid w:val="006D2757"/>
    <w:rsid w:val="006D2995"/>
    <w:rsid w:val="006D3412"/>
    <w:rsid w:val="006D659F"/>
    <w:rsid w:val="006D7A7E"/>
    <w:rsid w:val="006D7F21"/>
    <w:rsid w:val="006E077A"/>
    <w:rsid w:val="006E13E5"/>
    <w:rsid w:val="006E1BD8"/>
    <w:rsid w:val="006E2D4B"/>
    <w:rsid w:val="006E2EA1"/>
    <w:rsid w:val="006E3F5C"/>
    <w:rsid w:val="006E51D4"/>
    <w:rsid w:val="006E5CF5"/>
    <w:rsid w:val="006E68E8"/>
    <w:rsid w:val="006F06DA"/>
    <w:rsid w:val="006F4415"/>
    <w:rsid w:val="006F47AB"/>
    <w:rsid w:val="006F5089"/>
    <w:rsid w:val="006F572D"/>
    <w:rsid w:val="006F760C"/>
    <w:rsid w:val="006F7777"/>
    <w:rsid w:val="00704240"/>
    <w:rsid w:val="007049B1"/>
    <w:rsid w:val="00704CC8"/>
    <w:rsid w:val="0070527C"/>
    <w:rsid w:val="0070599E"/>
    <w:rsid w:val="00706223"/>
    <w:rsid w:val="00706DA1"/>
    <w:rsid w:val="00706F66"/>
    <w:rsid w:val="00707318"/>
    <w:rsid w:val="00707C8D"/>
    <w:rsid w:val="00707EF4"/>
    <w:rsid w:val="007105FF"/>
    <w:rsid w:val="00712601"/>
    <w:rsid w:val="0071288D"/>
    <w:rsid w:val="00715E46"/>
    <w:rsid w:val="0072005C"/>
    <w:rsid w:val="00722AF4"/>
    <w:rsid w:val="00722EAB"/>
    <w:rsid w:val="00723E1C"/>
    <w:rsid w:val="00723F80"/>
    <w:rsid w:val="0072588E"/>
    <w:rsid w:val="0072681C"/>
    <w:rsid w:val="00726997"/>
    <w:rsid w:val="00726C52"/>
    <w:rsid w:val="0073030C"/>
    <w:rsid w:val="0073227F"/>
    <w:rsid w:val="00732B1E"/>
    <w:rsid w:val="00734199"/>
    <w:rsid w:val="00740E50"/>
    <w:rsid w:val="00741209"/>
    <w:rsid w:val="007416DC"/>
    <w:rsid w:val="00741B75"/>
    <w:rsid w:val="00741F8F"/>
    <w:rsid w:val="00743D2B"/>
    <w:rsid w:val="00745160"/>
    <w:rsid w:val="007454FB"/>
    <w:rsid w:val="007458D4"/>
    <w:rsid w:val="00745950"/>
    <w:rsid w:val="00745CA7"/>
    <w:rsid w:val="00747DEA"/>
    <w:rsid w:val="007501B8"/>
    <w:rsid w:val="007502AF"/>
    <w:rsid w:val="0075079E"/>
    <w:rsid w:val="007520D6"/>
    <w:rsid w:val="007601E2"/>
    <w:rsid w:val="0076040A"/>
    <w:rsid w:val="007630AE"/>
    <w:rsid w:val="00766A67"/>
    <w:rsid w:val="00766E17"/>
    <w:rsid w:val="0077001C"/>
    <w:rsid w:val="0077083B"/>
    <w:rsid w:val="00770E4A"/>
    <w:rsid w:val="0077265C"/>
    <w:rsid w:val="00772DC2"/>
    <w:rsid w:val="00772F06"/>
    <w:rsid w:val="00773563"/>
    <w:rsid w:val="00774115"/>
    <w:rsid w:val="00774E8A"/>
    <w:rsid w:val="007755D6"/>
    <w:rsid w:val="00775E0E"/>
    <w:rsid w:val="00776235"/>
    <w:rsid w:val="00776773"/>
    <w:rsid w:val="00780082"/>
    <w:rsid w:val="00780AAD"/>
    <w:rsid w:val="00780D5C"/>
    <w:rsid w:val="00780EE5"/>
    <w:rsid w:val="00781003"/>
    <w:rsid w:val="0078267F"/>
    <w:rsid w:val="0078271C"/>
    <w:rsid w:val="00782770"/>
    <w:rsid w:val="00784F17"/>
    <w:rsid w:val="00786FD1"/>
    <w:rsid w:val="0079018D"/>
    <w:rsid w:val="00791FA0"/>
    <w:rsid w:val="00792F02"/>
    <w:rsid w:val="007930BA"/>
    <w:rsid w:val="00793AE2"/>
    <w:rsid w:val="00795139"/>
    <w:rsid w:val="007951A3"/>
    <w:rsid w:val="0079647D"/>
    <w:rsid w:val="00797160"/>
    <w:rsid w:val="00797A81"/>
    <w:rsid w:val="007A13CE"/>
    <w:rsid w:val="007A21D6"/>
    <w:rsid w:val="007A288F"/>
    <w:rsid w:val="007A3458"/>
    <w:rsid w:val="007A4B50"/>
    <w:rsid w:val="007A4CAD"/>
    <w:rsid w:val="007A50DC"/>
    <w:rsid w:val="007A5FF6"/>
    <w:rsid w:val="007B1079"/>
    <w:rsid w:val="007B1406"/>
    <w:rsid w:val="007B1758"/>
    <w:rsid w:val="007B43C9"/>
    <w:rsid w:val="007B4EAC"/>
    <w:rsid w:val="007B5E4A"/>
    <w:rsid w:val="007B7647"/>
    <w:rsid w:val="007C0D01"/>
    <w:rsid w:val="007C2E5E"/>
    <w:rsid w:val="007C2E84"/>
    <w:rsid w:val="007C3CDD"/>
    <w:rsid w:val="007C478C"/>
    <w:rsid w:val="007C515A"/>
    <w:rsid w:val="007C77D9"/>
    <w:rsid w:val="007C7F73"/>
    <w:rsid w:val="007D0E54"/>
    <w:rsid w:val="007D121E"/>
    <w:rsid w:val="007D1981"/>
    <w:rsid w:val="007D234E"/>
    <w:rsid w:val="007D3789"/>
    <w:rsid w:val="007D3C54"/>
    <w:rsid w:val="007D4529"/>
    <w:rsid w:val="007D45EE"/>
    <w:rsid w:val="007D708D"/>
    <w:rsid w:val="007E1D8E"/>
    <w:rsid w:val="007E277A"/>
    <w:rsid w:val="007E3352"/>
    <w:rsid w:val="007E42B2"/>
    <w:rsid w:val="007E564F"/>
    <w:rsid w:val="007E6F10"/>
    <w:rsid w:val="007F22CC"/>
    <w:rsid w:val="007F4C93"/>
    <w:rsid w:val="007F5E79"/>
    <w:rsid w:val="007F60E8"/>
    <w:rsid w:val="007F65C8"/>
    <w:rsid w:val="007F664C"/>
    <w:rsid w:val="007F66C3"/>
    <w:rsid w:val="00801230"/>
    <w:rsid w:val="0080255B"/>
    <w:rsid w:val="00803F9C"/>
    <w:rsid w:val="00804609"/>
    <w:rsid w:val="00804D78"/>
    <w:rsid w:val="0080554C"/>
    <w:rsid w:val="00810E72"/>
    <w:rsid w:val="00814052"/>
    <w:rsid w:val="0081546B"/>
    <w:rsid w:val="008177F6"/>
    <w:rsid w:val="0082024E"/>
    <w:rsid w:val="0082064A"/>
    <w:rsid w:val="00820DB7"/>
    <w:rsid w:val="00822DE5"/>
    <w:rsid w:val="00822E10"/>
    <w:rsid w:val="00822F60"/>
    <w:rsid w:val="008247F8"/>
    <w:rsid w:val="0082568B"/>
    <w:rsid w:val="00825C1B"/>
    <w:rsid w:val="00825FDF"/>
    <w:rsid w:val="00826EBF"/>
    <w:rsid w:val="00827F1B"/>
    <w:rsid w:val="00830190"/>
    <w:rsid w:val="00831354"/>
    <w:rsid w:val="008319C3"/>
    <w:rsid w:val="00831BFB"/>
    <w:rsid w:val="00832515"/>
    <w:rsid w:val="00832919"/>
    <w:rsid w:val="008335D4"/>
    <w:rsid w:val="00834CAE"/>
    <w:rsid w:val="00835A72"/>
    <w:rsid w:val="00836745"/>
    <w:rsid w:val="00837165"/>
    <w:rsid w:val="00837B7B"/>
    <w:rsid w:val="00840774"/>
    <w:rsid w:val="0084084D"/>
    <w:rsid w:val="00841A29"/>
    <w:rsid w:val="008422AC"/>
    <w:rsid w:val="00842854"/>
    <w:rsid w:val="00844456"/>
    <w:rsid w:val="00844646"/>
    <w:rsid w:val="00845414"/>
    <w:rsid w:val="008503D4"/>
    <w:rsid w:val="008509EB"/>
    <w:rsid w:val="008510E1"/>
    <w:rsid w:val="00852F0C"/>
    <w:rsid w:val="00853C60"/>
    <w:rsid w:val="008546FC"/>
    <w:rsid w:val="00855335"/>
    <w:rsid w:val="00855EF3"/>
    <w:rsid w:val="00856195"/>
    <w:rsid w:val="00856DD8"/>
    <w:rsid w:val="0085746E"/>
    <w:rsid w:val="00857FF3"/>
    <w:rsid w:val="00860BB6"/>
    <w:rsid w:val="00860DC7"/>
    <w:rsid w:val="00862367"/>
    <w:rsid w:val="00862655"/>
    <w:rsid w:val="0086287D"/>
    <w:rsid w:val="00865DE7"/>
    <w:rsid w:val="00867F07"/>
    <w:rsid w:val="008700AF"/>
    <w:rsid w:val="008704CD"/>
    <w:rsid w:val="008718DB"/>
    <w:rsid w:val="00872F86"/>
    <w:rsid w:val="00873ACB"/>
    <w:rsid w:val="00873BC6"/>
    <w:rsid w:val="00875011"/>
    <w:rsid w:val="00876B92"/>
    <w:rsid w:val="0087741D"/>
    <w:rsid w:val="008815A0"/>
    <w:rsid w:val="008817A2"/>
    <w:rsid w:val="008819DA"/>
    <w:rsid w:val="008840FE"/>
    <w:rsid w:val="0088489E"/>
    <w:rsid w:val="008856A8"/>
    <w:rsid w:val="00885BF1"/>
    <w:rsid w:val="00886641"/>
    <w:rsid w:val="008867C2"/>
    <w:rsid w:val="00886E01"/>
    <w:rsid w:val="00887377"/>
    <w:rsid w:val="00887434"/>
    <w:rsid w:val="0088790D"/>
    <w:rsid w:val="0089074E"/>
    <w:rsid w:val="00890E29"/>
    <w:rsid w:val="00891CF6"/>
    <w:rsid w:val="00891F28"/>
    <w:rsid w:val="00893E4B"/>
    <w:rsid w:val="0089508B"/>
    <w:rsid w:val="00895329"/>
    <w:rsid w:val="00895378"/>
    <w:rsid w:val="00895685"/>
    <w:rsid w:val="00896717"/>
    <w:rsid w:val="00896934"/>
    <w:rsid w:val="008978EE"/>
    <w:rsid w:val="008A2C7D"/>
    <w:rsid w:val="008A49CE"/>
    <w:rsid w:val="008A5C6C"/>
    <w:rsid w:val="008A61D0"/>
    <w:rsid w:val="008A6649"/>
    <w:rsid w:val="008A7D58"/>
    <w:rsid w:val="008B024D"/>
    <w:rsid w:val="008B3588"/>
    <w:rsid w:val="008B376C"/>
    <w:rsid w:val="008B58A3"/>
    <w:rsid w:val="008B6A12"/>
    <w:rsid w:val="008B6C03"/>
    <w:rsid w:val="008C068D"/>
    <w:rsid w:val="008C13AB"/>
    <w:rsid w:val="008C17D1"/>
    <w:rsid w:val="008C2AA3"/>
    <w:rsid w:val="008C5338"/>
    <w:rsid w:val="008C72B4"/>
    <w:rsid w:val="008D2013"/>
    <w:rsid w:val="008D350A"/>
    <w:rsid w:val="008D3E8A"/>
    <w:rsid w:val="008D44D7"/>
    <w:rsid w:val="008D6EFB"/>
    <w:rsid w:val="008D722E"/>
    <w:rsid w:val="008D7B35"/>
    <w:rsid w:val="008D7D55"/>
    <w:rsid w:val="008E1544"/>
    <w:rsid w:val="008E173B"/>
    <w:rsid w:val="008E20A1"/>
    <w:rsid w:val="008E2C9A"/>
    <w:rsid w:val="008E32AB"/>
    <w:rsid w:val="008E33E8"/>
    <w:rsid w:val="008E3E39"/>
    <w:rsid w:val="008E4037"/>
    <w:rsid w:val="008E4AE4"/>
    <w:rsid w:val="008E4DFA"/>
    <w:rsid w:val="008E5EA1"/>
    <w:rsid w:val="008E5FA0"/>
    <w:rsid w:val="008E6E07"/>
    <w:rsid w:val="008E7652"/>
    <w:rsid w:val="008F16CE"/>
    <w:rsid w:val="008F19DA"/>
    <w:rsid w:val="008F1E7D"/>
    <w:rsid w:val="008F252E"/>
    <w:rsid w:val="008F2F99"/>
    <w:rsid w:val="008F31D3"/>
    <w:rsid w:val="008F3ECA"/>
    <w:rsid w:val="008F484B"/>
    <w:rsid w:val="008F742E"/>
    <w:rsid w:val="00900533"/>
    <w:rsid w:val="00901355"/>
    <w:rsid w:val="00902301"/>
    <w:rsid w:val="009038B7"/>
    <w:rsid w:val="00903C79"/>
    <w:rsid w:val="00904552"/>
    <w:rsid w:val="0090493A"/>
    <w:rsid w:val="00904D8F"/>
    <w:rsid w:val="00905069"/>
    <w:rsid w:val="0090638E"/>
    <w:rsid w:val="00906638"/>
    <w:rsid w:val="009066E1"/>
    <w:rsid w:val="00912DF6"/>
    <w:rsid w:val="00914CA9"/>
    <w:rsid w:val="00914CC6"/>
    <w:rsid w:val="00915590"/>
    <w:rsid w:val="00915D27"/>
    <w:rsid w:val="00923FA0"/>
    <w:rsid w:val="00924D5C"/>
    <w:rsid w:val="00925DC0"/>
    <w:rsid w:val="00926263"/>
    <w:rsid w:val="00927DBC"/>
    <w:rsid w:val="00930621"/>
    <w:rsid w:val="009309B9"/>
    <w:rsid w:val="009313A0"/>
    <w:rsid w:val="009325C0"/>
    <w:rsid w:val="00937D62"/>
    <w:rsid w:val="00940323"/>
    <w:rsid w:val="009411A8"/>
    <w:rsid w:val="00941B19"/>
    <w:rsid w:val="00941CD1"/>
    <w:rsid w:val="00942491"/>
    <w:rsid w:val="00942625"/>
    <w:rsid w:val="009431C7"/>
    <w:rsid w:val="00943573"/>
    <w:rsid w:val="0094412C"/>
    <w:rsid w:val="009443DD"/>
    <w:rsid w:val="0094573B"/>
    <w:rsid w:val="0094585D"/>
    <w:rsid w:val="00945E82"/>
    <w:rsid w:val="0094677C"/>
    <w:rsid w:val="0094692D"/>
    <w:rsid w:val="009505F4"/>
    <w:rsid w:val="00950D5C"/>
    <w:rsid w:val="00950E8F"/>
    <w:rsid w:val="0095104E"/>
    <w:rsid w:val="00951408"/>
    <w:rsid w:val="00951AC3"/>
    <w:rsid w:val="00952F4F"/>
    <w:rsid w:val="00953FF2"/>
    <w:rsid w:val="0095601B"/>
    <w:rsid w:val="00957E7F"/>
    <w:rsid w:val="009601E2"/>
    <w:rsid w:val="009607CE"/>
    <w:rsid w:val="00960F58"/>
    <w:rsid w:val="00962258"/>
    <w:rsid w:val="00963891"/>
    <w:rsid w:val="0096433B"/>
    <w:rsid w:val="009644EE"/>
    <w:rsid w:val="009660C7"/>
    <w:rsid w:val="00967074"/>
    <w:rsid w:val="00967C6C"/>
    <w:rsid w:val="00971919"/>
    <w:rsid w:val="00972A28"/>
    <w:rsid w:val="00973A46"/>
    <w:rsid w:val="009759DC"/>
    <w:rsid w:val="00976854"/>
    <w:rsid w:val="009779E6"/>
    <w:rsid w:val="00977B97"/>
    <w:rsid w:val="00977D0A"/>
    <w:rsid w:val="00980BC0"/>
    <w:rsid w:val="00981427"/>
    <w:rsid w:val="009815FD"/>
    <w:rsid w:val="0098387A"/>
    <w:rsid w:val="009844DC"/>
    <w:rsid w:val="0098485B"/>
    <w:rsid w:val="00986232"/>
    <w:rsid w:val="00986306"/>
    <w:rsid w:val="009867F7"/>
    <w:rsid w:val="00987066"/>
    <w:rsid w:val="00987236"/>
    <w:rsid w:val="009908DC"/>
    <w:rsid w:val="00990CE9"/>
    <w:rsid w:val="00990FF7"/>
    <w:rsid w:val="009919E6"/>
    <w:rsid w:val="00991D52"/>
    <w:rsid w:val="00992A03"/>
    <w:rsid w:val="00992A0A"/>
    <w:rsid w:val="00994532"/>
    <w:rsid w:val="0099595A"/>
    <w:rsid w:val="00995B29"/>
    <w:rsid w:val="0099782D"/>
    <w:rsid w:val="00997C6E"/>
    <w:rsid w:val="009A0491"/>
    <w:rsid w:val="009A0D9D"/>
    <w:rsid w:val="009A185F"/>
    <w:rsid w:val="009A187E"/>
    <w:rsid w:val="009A237D"/>
    <w:rsid w:val="009A4F27"/>
    <w:rsid w:val="009A5CE7"/>
    <w:rsid w:val="009A6561"/>
    <w:rsid w:val="009A6961"/>
    <w:rsid w:val="009A6A69"/>
    <w:rsid w:val="009A7232"/>
    <w:rsid w:val="009A7FE8"/>
    <w:rsid w:val="009B18A5"/>
    <w:rsid w:val="009B1B1C"/>
    <w:rsid w:val="009B4239"/>
    <w:rsid w:val="009B516B"/>
    <w:rsid w:val="009B5628"/>
    <w:rsid w:val="009B6150"/>
    <w:rsid w:val="009B62B0"/>
    <w:rsid w:val="009B62EA"/>
    <w:rsid w:val="009B66C7"/>
    <w:rsid w:val="009B775A"/>
    <w:rsid w:val="009B778A"/>
    <w:rsid w:val="009B7D97"/>
    <w:rsid w:val="009C043E"/>
    <w:rsid w:val="009C092E"/>
    <w:rsid w:val="009C25A8"/>
    <w:rsid w:val="009C4780"/>
    <w:rsid w:val="009C6E21"/>
    <w:rsid w:val="009C6F63"/>
    <w:rsid w:val="009D0CCF"/>
    <w:rsid w:val="009D0D07"/>
    <w:rsid w:val="009D0DC3"/>
    <w:rsid w:val="009D118F"/>
    <w:rsid w:val="009D17FB"/>
    <w:rsid w:val="009D2037"/>
    <w:rsid w:val="009D2C30"/>
    <w:rsid w:val="009D31E0"/>
    <w:rsid w:val="009D460A"/>
    <w:rsid w:val="009D5D36"/>
    <w:rsid w:val="009D628B"/>
    <w:rsid w:val="009D7550"/>
    <w:rsid w:val="009D7D75"/>
    <w:rsid w:val="009D7FEC"/>
    <w:rsid w:val="009E20FB"/>
    <w:rsid w:val="009E2A26"/>
    <w:rsid w:val="009E2CB9"/>
    <w:rsid w:val="009E2CF7"/>
    <w:rsid w:val="009E2D02"/>
    <w:rsid w:val="009E5CB7"/>
    <w:rsid w:val="009E5FB2"/>
    <w:rsid w:val="009E66DC"/>
    <w:rsid w:val="009E6933"/>
    <w:rsid w:val="009E7E53"/>
    <w:rsid w:val="009F0E95"/>
    <w:rsid w:val="009F2094"/>
    <w:rsid w:val="009F2918"/>
    <w:rsid w:val="009F3C12"/>
    <w:rsid w:val="009F6D67"/>
    <w:rsid w:val="009F744D"/>
    <w:rsid w:val="009F75A1"/>
    <w:rsid w:val="00A000F2"/>
    <w:rsid w:val="00A00856"/>
    <w:rsid w:val="00A00997"/>
    <w:rsid w:val="00A01449"/>
    <w:rsid w:val="00A01619"/>
    <w:rsid w:val="00A0186E"/>
    <w:rsid w:val="00A02163"/>
    <w:rsid w:val="00A0303E"/>
    <w:rsid w:val="00A04751"/>
    <w:rsid w:val="00A04DFE"/>
    <w:rsid w:val="00A05804"/>
    <w:rsid w:val="00A05C05"/>
    <w:rsid w:val="00A068B7"/>
    <w:rsid w:val="00A07489"/>
    <w:rsid w:val="00A1015D"/>
    <w:rsid w:val="00A11B5C"/>
    <w:rsid w:val="00A123CE"/>
    <w:rsid w:val="00A1380F"/>
    <w:rsid w:val="00A1384D"/>
    <w:rsid w:val="00A13D0B"/>
    <w:rsid w:val="00A161BD"/>
    <w:rsid w:val="00A175A9"/>
    <w:rsid w:val="00A20ACE"/>
    <w:rsid w:val="00A20DB1"/>
    <w:rsid w:val="00A2260C"/>
    <w:rsid w:val="00A23CB4"/>
    <w:rsid w:val="00A245A7"/>
    <w:rsid w:val="00A24F12"/>
    <w:rsid w:val="00A264A6"/>
    <w:rsid w:val="00A2667A"/>
    <w:rsid w:val="00A27F74"/>
    <w:rsid w:val="00A30684"/>
    <w:rsid w:val="00A31878"/>
    <w:rsid w:val="00A319DB"/>
    <w:rsid w:val="00A321C4"/>
    <w:rsid w:val="00A34745"/>
    <w:rsid w:val="00A35394"/>
    <w:rsid w:val="00A371AE"/>
    <w:rsid w:val="00A37ACF"/>
    <w:rsid w:val="00A37F11"/>
    <w:rsid w:val="00A400CF"/>
    <w:rsid w:val="00A40B99"/>
    <w:rsid w:val="00A41043"/>
    <w:rsid w:val="00A413BC"/>
    <w:rsid w:val="00A41465"/>
    <w:rsid w:val="00A42C39"/>
    <w:rsid w:val="00A4350B"/>
    <w:rsid w:val="00A43D1E"/>
    <w:rsid w:val="00A4553A"/>
    <w:rsid w:val="00A45C7F"/>
    <w:rsid w:val="00A47E15"/>
    <w:rsid w:val="00A517BE"/>
    <w:rsid w:val="00A5237D"/>
    <w:rsid w:val="00A52FA5"/>
    <w:rsid w:val="00A558A7"/>
    <w:rsid w:val="00A559A1"/>
    <w:rsid w:val="00A56D2D"/>
    <w:rsid w:val="00A576B2"/>
    <w:rsid w:val="00A60240"/>
    <w:rsid w:val="00A611A6"/>
    <w:rsid w:val="00A619A6"/>
    <w:rsid w:val="00A61B12"/>
    <w:rsid w:val="00A61B9A"/>
    <w:rsid w:val="00A63BB5"/>
    <w:rsid w:val="00A64BB6"/>
    <w:rsid w:val="00A65AE8"/>
    <w:rsid w:val="00A67628"/>
    <w:rsid w:val="00A716C9"/>
    <w:rsid w:val="00A7209E"/>
    <w:rsid w:val="00A72E6F"/>
    <w:rsid w:val="00A7484D"/>
    <w:rsid w:val="00A74AE5"/>
    <w:rsid w:val="00A74EE8"/>
    <w:rsid w:val="00A76CA6"/>
    <w:rsid w:val="00A76D32"/>
    <w:rsid w:val="00A7721B"/>
    <w:rsid w:val="00A7730C"/>
    <w:rsid w:val="00A80056"/>
    <w:rsid w:val="00A80921"/>
    <w:rsid w:val="00A816D6"/>
    <w:rsid w:val="00A81BC5"/>
    <w:rsid w:val="00A82A7C"/>
    <w:rsid w:val="00A82C1D"/>
    <w:rsid w:val="00A8411A"/>
    <w:rsid w:val="00A84F9A"/>
    <w:rsid w:val="00A85D60"/>
    <w:rsid w:val="00A86A1C"/>
    <w:rsid w:val="00A86DF4"/>
    <w:rsid w:val="00A874B1"/>
    <w:rsid w:val="00A9048E"/>
    <w:rsid w:val="00A90805"/>
    <w:rsid w:val="00A91D2B"/>
    <w:rsid w:val="00A936D8"/>
    <w:rsid w:val="00A93BAA"/>
    <w:rsid w:val="00A94216"/>
    <w:rsid w:val="00A94522"/>
    <w:rsid w:val="00A94CC1"/>
    <w:rsid w:val="00A94EE2"/>
    <w:rsid w:val="00A95695"/>
    <w:rsid w:val="00A961BD"/>
    <w:rsid w:val="00A96C88"/>
    <w:rsid w:val="00A9758B"/>
    <w:rsid w:val="00A97D0F"/>
    <w:rsid w:val="00A97E80"/>
    <w:rsid w:val="00AA15C6"/>
    <w:rsid w:val="00AA167B"/>
    <w:rsid w:val="00AA27C6"/>
    <w:rsid w:val="00AA2C01"/>
    <w:rsid w:val="00AA3544"/>
    <w:rsid w:val="00AA3E41"/>
    <w:rsid w:val="00AA44E7"/>
    <w:rsid w:val="00AA4F6A"/>
    <w:rsid w:val="00AA6639"/>
    <w:rsid w:val="00AA6B52"/>
    <w:rsid w:val="00AA71C0"/>
    <w:rsid w:val="00AA72E8"/>
    <w:rsid w:val="00AA72FC"/>
    <w:rsid w:val="00AA747D"/>
    <w:rsid w:val="00AA7D08"/>
    <w:rsid w:val="00AA7E5D"/>
    <w:rsid w:val="00AB05E8"/>
    <w:rsid w:val="00AB228D"/>
    <w:rsid w:val="00AB2C01"/>
    <w:rsid w:val="00AB3E3E"/>
    <w:rsid w:val="00AB46B8"/>
    <w:rsid w:val="00AB4956"/>
    <w:rsid w:val="00AB4EA8"/>
    <w:rsid w:val="00AB5407"/>
    <w:rsid w:val="00AB5CA0"/>
    <w:rsid w:val="00AB61AA"/>
    <w:rsid w:val="00AB625D"/>
    <w:rsid w:val="00AB6FF8"/>
    <w:rsid w:val="00AB7316"/>
    <w:rsid w:val="00AB7A4E"/>
    <w:rsid w:val="00AB7C41"/>
    <w:rsid w:val="00AC1740"/>
    <w:rsid w:val="00AC38A8"/>
    <w:rsid w:val="00AC4216"/>
    <w:rsid w:val="00AC4813"/>
    <w:rsid w:val="00AC60B0"/>
    <w:rsid w:val="00AC7735"/>
    <w:rsid w:val="00AD0296"/>
    <w:rsid w:val="00AD11C4"/>
    <w:rsid w:val="00AD1826"/>
    <w:rsid w:val="00AD21B2"/>
    <w:rsid w:val="00AD23E4"/>
    <w:rsid w:val="00AD39AA"/>
    <w:rsid w:val="00AD4379"/>
    <w:rsid w:val="00AD521B"/>
    <w:rsid w:val="00AD5C7A"/>
    <w:rsid w:val="00AD6BFD"/>
    <w:rsid w:val="00AD70B4"/>
    <w:rsid w:val="00AD7251"/>
    <w:rsid w:val="00AE1A68"/>
    <w:rsid w:val="00AE3FA9"/>
    <w:rsid w:val="00AE3FD5"/>
    <w:rsid w:val="00AE4DCB"/>
    <w:rsid w:val="00AE55B2"/>
    <w:rsid w:val="00AE6FAC"/>
    <w:rsid w:val="00AE71AD"/>
    <w:rsid w:val="00AF16FF"/>
    <w:rsid w:val="00AF1FB4"/>
    <w:rsid w:val="00AF260E"/>
    <w:rsid w:val="00AF288E"/>
    <w:rsid w:val="00AF2BBA"/>
    <w:rsid w:val="00AF2CBD"/>
    <w:rsid w:val="00AF31E6"/>
    <w:rsid w:val="00AF3357"/>
    <w:rsid w:val="00AF46CC"/>
    <w:rsid w:val="00AF48FA"/>
    <w:rsid w:val="00AF4ECA"/>
    <w:rsid w:val="00AF7AAF"/>
    <w:rsid w:val="00B000F2"/>
    <w:rsid w:val="00B00D89"/>
    <w:rsid w:val="00B013AC"/>
    <w:rsid w:val="00B026E0"/>
    <w:rsid w:val="00B028CD"/>
    <w:rsid w:val="00B033BA"/>
    <w:rsid w:val="00B042D8"/>
    <w:rsid w:val="00B051F6"/>
    <w:rsid w:val="00B05AC6"/>
    <w:rsid w:val="00B05C4D"/>
    <w:rsid w:val="00B06097"/>
    <w:rsid w:val="00B063E8"/>
    <w:rsid w:val="00B07DBB"/>
    <w:rsid w:val="00B1006C"/>
    <w:rsid w:val="00B10785"/>
    <w:rsid w:val="00B120E5"/>
    <w:rsid w:val="00B12550"/>
    <w:rsid w:val="00B12802"/>
    <w:rsid w:val="00B129D2"/>
    <w:rsid w:val="00B12DCA"/>
    <w:rsid w:val="00B12DF6"/>
    <w:rsid w:val="00B139BF"/>
    <w:rsid w:val="00B1423B"/>
    <w:rsid w:val="00B14C99"/>
    <w:rsid w:val="00B14D48"/>
    <w:rsid w:val="00B17100"/>
    <w:rsid w:val="00B1748D"/>
    <w:rsid w:val="00B17FBB"/>
    <w:rsid w:val="00B205A4"/>
    <w:rsid w:val="00B2154F"/>
    <w:rsid w:val="00B22037"/>
    <w:rsid w:val="00B223BD"/>
    <w:rsid w:val="00B236C9"/>
    <w:rsid w:val="00B236D3"/>
    <w:rsid w:val="00B24841"/>
    <w:rsid w:val="00B24ADF"/>
    <w:rsid w:val="00B25526"/>
    <w:rsid w:val="00B25EA8"/>
    <w:rsid w:val="00B26CE0"/>
    <w:rsid w:val="00B27CAC"/>
    <w:rsid w:val="00B30E95"/>
    <w:rsid w:val="00B31281"/>
    <w:rsid w:val="00B319CC"/>
    <w:rsid w:val="00B33CD0"/>
    <w:rsid w:val="00B340CA"/>
    <w:rsid w:val="00B34548"/>
    <w:rsid w:val="00B35027"/>
    <w:rsid w:val="00B362EF"/>
    <w:rsid w:val="00B3750A"/>
    <w:rsid w:val="00B415BA"/>
    <w:rsid w:val="00B41BA6"/>
    <w:rsid w:val="00B423B3"/>
    <w:rsid w:val="00B4256C"/>
    <w:rsid w:val="00B43EE3"/>
    <w:rsid w:val="00B45120"/>
    <w:rsid w:val="00B4539D"/>
    <w:rsid w:val="00B4566A"/>
    <w:rsid w:val="00B46003"/>
    <w:rsid w:val="00B464C5"/>
    <w:rsid w:val="00B501A4"/>
    <w:rsid w:val="00B50C51"/>
    <w:rsid w:val="00B50F25"/>
    <w:rsid w:val="00B51007"/>
    <w:rsid w:val="00B51314"/>
    <w:rsid w:val="00B51BDB"/>
    <w:rsid w:val="00B51D48"/>
    <w:rsid w:val="00B52875"/>
    <w:rsid w:val="00B52FA3"/>
    <w:rsid w:val="00B5373C"/>
    <w:rsid w:val="00B53A2A"/>
    <w:rsid w:val="00B553A5"/>
    <w:rsid w:val="00B5542E"/>
    <w:rsid w:val="00B55FB9"/>
    <w:rsid w:val="00B60089"/>
    <w:rsid w:val="00B602AA"/>
    <w:rsid w:val="00B6042A"/>
    <w:rsid w:val="00B61ABB"/>
    <w:rsid w:val="00B62371"/>
    <w:rsid w:val="00B63A18"/>
    <w:rsid w:val="00B63CD6"/>
    <w:rsid w:val="00B64154"/>
    <w:rsid w:val="00B64B83"/>
    <w:rsid w:val="00B64D71"/>
    <w:rsid w:val="00B6528E"/>
    <w:rsid w:val="00B657FE"/>
    <w:rsid w:val="00B66814"/>
    <w:rsid w:val="00B66869"/>
    <w:rsid w:val="00B66BA0"/>
    <w:rsid w:val="00B67A72"/>
    <w:rsid w:val="00B67D02"/>
    <w:rsid w:val="00B701B2"/>
    <w:rsid w:val="00B7068E"/>
    <w:rsid w:val="00B7089F"/>
    <w:rsid w:val="00B70D48"/>
    <w:rsid w:val="00B71058"/>
    <w:rsid w:val="00B71C0C"/>
    <w:rsid w:val="00B7222B"/>
    <w:rsid w:val="00B73A33"/>
    <w:rsid w:val="00B7632F"/>
    <w:rsid w:val="00B80585"/>
    <w:rsid w:val="00B81CAF"/>
    <w:rsid w:val="00B827C3"/>
    <w:rsid w:val="00B83288"/>
    <w:rsid w:val="00B848CC"/>
    <w:rsid w:val="00B85D07"/>
    <w:rsid w:val="00B866C5"/>
    <w:rsid w:val="00B87061"/>
    <w:rsid w:val="00B87141"/>
    <w:rsid w:val="00B879A2"/>
    <w:rsid w:val="00B909FA"/>
    <w:rsid w:val="00B940FB"/>
    <w:rsid w:val="00B948F9"/>
    <w:rsid w:val="00B956EE"/>
    <w:rsid w:val="00B97241"/>
    <w:rsid w:val="00B97A4B"/>
    <w:rsid w:val="00B97C05"/>
    <w:rsid w:val="00BA0B87"/>
    <w:rsid w:val="00BA0B8D"/>
    <w:rsid w:val="00BA176E"/>
    <w:rsid w:val="00BA2339"/>
    <w:rsid w:val="00BA3521"/>
    <w:rsid w:val="00BA4187"/>
    <w:rsid w:val="00BA5B72"/>
    <w:rsid w:val="00BA5C6C"/>
    <w:rsid w:val="00BA61BB"/>
    <w:rsid w:val="00BA64A7"/>
    <w:rsid w:val="00BA6796"/>
    <w:rsid w:val="00BB244D"/>
    <w:rsid w:val="00BB3CDF"/>
    <w:rsid w:val="00BB4B0A"/>
    <w:rsid w:val="00BB4D66"/>
    <w:rsid w:val="00BB795E"/>
    <w:rsid w:val="00BC1071"/>
    <w:rsid w:val="00BC189A"/>
    <w:rsid w:val="00BC2195"/>
    <w:rsid w:val="00BC2431"/>
    <w:rsid w:val="00BC244E"/>
    <w:rsid w:val="00BC277F"/>
    <w:rsid w:val="00BC2B94"/>
    <w:rsid w:val="00BC5FE5"/>
    <w:rsid w:val="00BC7113"/>
    <w:rsid w:val="00BC71F5"/>
    <w:rsid w:val="00BD06F4"/>
    <w:rsid w:val="00BD094B"/>
    <w:rsid w:val="00BD1496"/>
    <w:rsid w:val="00BD1F3C"/>
    <w:rsid w:val="00BD3594"/>
    <w:rsid w:val="00BD3ED6"/>
    <w:rsid w:val="00BD426E"/>
    <w:rsid w:val="00BD57C4"/>
    <w:rsid w:val="00BD60CC"/>
    <w:rsid w:val="00BD7173"/>
    <w:rsid w:val="00BD7856"/>
    <w:rsid w:val="00BD7BAC"/>
    <w:rsid w:val="00BE0609"/>
    <w:rsid w:val="00BE16BE"/>
    <w:rsid w:val="00BE252B"/>
    <w:rsid w:val="00BE2DF4"/>
    <w:rsid w:val="00BE2E09"/>
    <w:rsid w:val="00BE35CA"/>
    <w:rsid w:val="00BE50B4"/>
    <w:rsid w:val="00BE5360"/>
    <w:rsid w:val="00BE67DF"/>
    <w:rsid w:val="00BE6FE1"/>
    <w:rsid w:val="00BE7314"/>
    <w:rsid w:val="00BE7A32"/>
    <w:rsid w:val="00BE7F49"/>
    <w:rsid w:val="00BF07DE"/>
    <w:rsid w:val="00BF30B1"/>
    <w:rsid w:val="00BF3544"/>
    <w:rsid w:val="00BF3789"/>
    <w:rsid w:val="00BF4CA0"/>
    <w:rsid w:val="00BF507E"/>
    <w:rsid w:val="00BF59DF"/>
    <w:rsid w:val="00BF6915"/>
    <w:rsid w:val="00BF7E47"/>
    <w:rsid w:val="00C006CC"/>
    <w:rsid w:val="00C020F6"/>
    <w:rsid w:val="00C0233A"/>
    <w:rsid w:val="00C026C8"/>
    <w:rsid w:val="00C02AC2"/>
    <w:rsid w:val="00C032DA"/>
    <w:rsid w:val="00C04441"/>
    <w:rsid w:val="00C049E6"/>
    <w:rsid w:val="00C05A30"/>
    <w:rsid w:val="00C103A2"/>
    <w:rsid w:val="00C111CA"/>
    <w:rsid w:val="00C11203"/>
    <w:rsid w:val="00C11283"/>
    <w:rsid w:val="00C14FE3"/>
    <w:rsid w:val="00C154D6"/>
    <w:rsid w:val="00C15EEC"/>
    <w:rsid w:val="00C16A4D"/>
    <w:rsid w:val="00C207D0"/>
    <w:rsid w:val="00C22586"/>
    <w:rsid w:val="00C229AD"/>
    <w:rsid w:val="00C230AA"/>
    <w:rsid w:val="00C236F3"/>
    <w:rsid w:val="00C23C0A"/>
    <w:rsid w:val="00C25067"/>
    <w:rsid w:val="00C25D2F"/>
    <w:rsid w:val="00C27049"/>
    <w:rsid w:val="00C27A5F"/>
    <w:rsid w:val="00C3148D"/>
    <w:rsid w:val="00C31DD3"/>
    <w:rsid w:val="00C32054"/>
    <w:rsid w:val="00C32E83"/>
    <w:rsid w:val="00C34799"/>
    <w:rsid w:val="00C358F0"/>
    <w:rsid w:val="00C36A0F"/>
    <w:rsid w:val="00C37B82"/>
    <w:rsid w:val="00C41059"/>
    <w:rsid w:val="00C43B6F"/>
    <w:rsid w:val="00C45101"/>
    <w:rsid w:val="00C459D0"/>
    <w:rsid w:val="00C521BB"/>
    <w:rsid w:val="00C522EE"/>
    <w:rsid w:val="00C52778"/>
    <w:rsid w:val="00C54E9B"/>
    <w:rsid w:val="00C55C28"/>
    <w:rsid w:val="00C603AA"/>
    <w:rsid w:val="00C6059E"/>
    <w:rsid w:val="00C636D9"/>
    <w:rsid w:val="00C6371C"/>
    <w:rsid w:val="00C63B81"/>
    <w:rsid w:val="00C65002"/>
    <w:rsid w:val="00C65AC7"/>
    <w:rsid w:val="00C664DB"/>
    <w:rsid w:val="00C7026D"/>
    <w:rsid w:val="00C70CB9"/>
    <w:rsid w:val="00C72A3E"/>
    <w:rsid w:val="00C735C7"/>
    <w:rsid w:val="00C75196"/>
    <w:rsid w:val="00C76E8C"/>
    <w:rsid w:val="00C8030A"/>
    <w:rsid w:val="00C81702"/>
    <w:rsid w:val="00C81C2A"/>
    <w:rsid w:val="00C821CF"/>
    <w:rsid w:val="00C82666"/>
    <w:rsid w:val="00C82D1D"/>
    <w:rsid w:val="00C851ED"/>
    <w:rsid w:val="00C87381"/>
    <w:rsid w:val="00C877F7"/>
    <w:rsid w:val="00C90C27"/>
    <w:rsid w:val="00C90E6B"/>
    <w:rsid w:val="00C92804"/>
    <w:rsid w:val="00C92AAC"/>
    <w:rsid w:val="00C92AF6"/>
    <w:rsid w:val="00C93164"/>
    <w:rsid w:val="00C95193"/>
    <w:rsid w:val="00C957CA"/>
    <w:rsid w:val="00C9606C"/>
    <w:rsid w:val="00C97A3C"/>
    <w:rsid w:val="00C97DD3"/>
    <w:rsid w:val="00CA03B2"/>
    <w:rsid w:val="00CA60D7"/>
    <w:rsid w:val="00CA77C8"/>
    <w:rsid w:val="00CA7B09"/>
    <w:rsid w:val="00CA7EF7"/>
    <w:rsid w:val="00CB0378"/>
    <w:rsid w:val="00CB0655"/>
    <w:rsid w:val="00CB06AE"/>
    <w:rsid w:val="00CB0766"/>
    <w:rsid w:val="00CB2233"/>
    <w:rsid w:val="00CB272B"/>
    <w:rsid w:val="00CB2A12"/>
    <w:rsid w:val="00CB3187"/>
    <w:rsid w:val="00CB393A"/>
    <w:rsid w:val="00CB3D31"/>
    <w:rsid w:val="00CB43CE"/>
    <w:rsid w:val="00CB4DB9"/>
    <w:rsid w:val="00CB53E6"/>
    <w:rsid w:val="00CB552F"/>
    <w:rsid w:val="00CB5985"/>
    <w:rsid w:val="00CB5E8D"/>
    <w:rsid w:val="00CC09A3"/>
    <w:rsid w:val="00CC2437"/>
    <w:rsid w:val="00CC3155"/>
    <w:rsid w:val="00CC4D93"/>
    <w:rsid w:val="00CC5563"/>
    <w:rsid w:val="00CC588F"/>
    <w:rsid w:val="00CC7F93"/>
    <w:rsid w:val="00CD0638"/>
    <w:rsid w:val="00CD0EE6"/>
    <w:rsid w:val="00CD1131"/>
    <w:rsid w:val="00CD2562"/>
    <w:rsid w:val="00CD2708"/>
    <w:rsid w:val="00CD625E"/>
    <w:rsid w:val="00CD68D6"/>
    <w:rsid w:val="00CD77B3"/>
    <w:rsid w:val="00CE0901"/>
    <w:rsid w:val="00CE1672"/>
    <w:rsid w:val="00CE18F0"/>
    <w:rsid w:val="00CE2075"/>
    <w:rsid w:val="00CE24C2"/>
    <w:rsid w:val="00CE2C18"/>
    <w:rsid w:val="00CE3DE0"/>
    <w:rsid w:val="00CE616C"/>
    <w:rsid w:val="00CE64AB"/>
    <w:rsid w:val="00CE64CD"/>
    <w:rsid w:val="00CE6C16"/>
    <w:rsid w:val="00CE70C3"/>
    <w:rsid w:val="00CE7579"/>
    <w:rsid w:val="00CF1183"/>
    <w:rsid w:val="00CF16BD"/>
    <w:rsid w:val="00CF18B8"/>
    <w:rsid w:val="00CF1ED7"/>
    <w:rsid w:val="00CF2464"/>
    <w:rsid w:val="00CF2590"/>
    <w:rsid w:val="00CF25BA"/>
    <w:rsid w:val="00CF3BF2"/>
    <w:rsid w:val="00CF3EA4"/>
    <w:rsid w:val="00CF4110"/>
    <w:rsid w:val="00CF580F"/>
    <w:rsid w:val="00CF66E7"/>
    <w:rsid w:val="00D017A0"/>
    <w:rsid w:val="00D02C11"/>
    <w:rsid w:val="00D04949"/>
    <w:rsid w:val="00D04A3A"/>
    <w:rsid w:val="00D05902"/>
    <w:rsid w:val="00D05BA4"/>
    <w:rsid w:val="00D06093"/>
    <w:rsid w:val="00D071BF"/>
    <w:rsid w:val="00D07490"/>
    <w:rsid w:val="00D0799D"/>
    <w:rsid w:val="00D11928"/>
    <w:rsid w:val="00D12931"/>
    <w:rsid w:val="00D135D9"/>
    <w:rsid w:val="00D14057"/>
    <w:rsid w:val="00D142F8"/>
    <w:rsid w:val="00D1500C"/>
    <w:rsid w:val="00D1609C"/>
    <w:rsid w:val="00D16A54"/>
    <w:rsid w:val="00D2272E"/>
    <w:rsid w:val="00D2300A"/>
    <w:rsid w:val="00D23AC7"/>
    <w:rsid w:val="00D24DA2"/>
    <w:rsid w:val="00D24DB4"/>
    <w:rsid w:val="00D2546E"/>
    <w:rsid w:val="00D26BA6"/>
    <w:rsid w:val="00D275B1"/>
    <w:rsid w:val="00D27685"/>
    <w:rsid w:val="00D3018F"/>
    <w:rsid w:val="00D31611"/>
    <w:rsid w:val="00D317A6"/>
    <w:rsid w:val="00D32169"/>
    <w:rsid w:val="00D322C1"/>
    <w:rsid w:val="00D324E6"/>
    <w:rsid w:val="00D33525"/>
    <w:rsid w:val="00D344FC"/>
    <w:rsid w:val="00D350EE"/>
    <w:rsid w:val="00D35A22"/>
    <w:rsid w:val="00D40189"/>
    <w:rsid w:val="00D40E85"/>
    <w:rsid w:val="00D414D3"/>
    <w:rsid w:val="00D41E4F"/>
    <w:rsid w:val="00D428CB"/>
    <w:rsid w:val="00D43BAC"/>
    <w:rsid w:val="00D43D78"/>
    <w:rsid w:val="00D446BE"/>
    <w:rsid w:val="00D4784C"/>
    <w:rsid w:val="00D47E05"/>
    <w:rsid w:val="00D47E1A"/>
    <w:rsid w:val="00D47E9B"/>
    <w:rsid w:val="00D50310"/>
    <w:rsid w:val="00D504D8"/>
    <w:rsid w:val="00D5188E"/>
    <w:rsid w:val="00D528C3"/>
    <w:rsid w:val="00D5317A"/>
    <w:rsid w:val="00D54339"/>
    <w:rsid w:val="00D54847"/>
    <w:rsid w:val="00D54BF0"/>
    <w:rsid w:val="00D5566D"/>
    <w:rsid w:val="00D55891"/>
    <w:rsid w:val="00D602B8"/>
    <w:rsid w:val="00D603F2"/>
    <w:rsid w:val="00D61741"/>
    <w:rsid w:val="00D65995"/>
    <w:rsid w:val="00D67BD1"/>
    <w:rsid w:val="00D67C8F"/>
    <w:rsid w:val="00D67CF7"/>
    <w:rsid w:val="00D67F02"/>
    <w:rsid w:val="00D70122"/>
    <w:rsid w:val="00D70E62"/>
    <w:rsid w:val="00D71A1F"/>
    <w:rsid w:val="00D727C8"/>
    <w:rsid w:val="00D73250"/>
    <w:rsid w:val="00D73D53"/>
    <w:rsid w:val="00D74442"/>
    <w:rsid w:val="00D74621"/>
    <w:rsid w:val="00D75569"/>
    <w:rsid w:val="00D75947"/>
    <w:rsid w:val="00D767D6"/>
    <w:rsid w:val="00D80606"/>
    <w:rsid w:val="00D8147C"/>
    <w:rsid w:val="00D8220A"/>
    <w:rsid w:val="00D82E3B"/>
    <w:rsid w:val="00D83248"/>
    <w:rsid w:val="00D83EF4"/>
    <w:rsid w:val="00D84462"/>
    <w:rsid w:val="00D85A94"/>
    <w:rsid w:val="00D8680D"/>
    <w:rsid w:val="00D86E70"/>
    <w:rsid w:val="00D91A85"/>
    <w:rsid w:val="00D93814"/>
    <w:rsid w:val="00D939FA"/>
    <w:rsid w:val="00D951F1"/>
    <w:rsid w:val="00D952F8"/>
    <w:rsid w:val="00D959D4"/>
    <w:rsid w:val="00D95A69"/>
    <w:rsid w:val="00D95D4F"/>
    <w:rsid w:val="00D961A8"/>
    <w:rsid w:val="00D97054"/>
    <w:rsid w:val="00D976F4"/>
    <w:rsid w:val="00DA1024"/>
    <w:rsid w:val="00DA1166"/>
    <w:rsid w:val="00DA1B3A"/>
    <w:rsid w:val="00DA5186"/>
    <w:rsid w:val="00DA533E"/>
    <w:rsid w:val="00DA534E"/>
    <w:rsid w:val="00DA5875"/>
    <w:rsid w:val="00DA5A34"/>
    <w:rsid w:val="00DA5C54"/>
    <w:rsid w:val="00DA6966"/>
    <w:rsid w:val="00DA6C5E"/>
    <w:rsid w:val="00DB0ABC"/>
    <w:rsid w:val="00DB0CCB"/>
    <w:rsid w:val="00DB1F17"/>
    <w:rsid w:val="00DB334C"/>
    <w:rsid w:val="00DB4211"/>
    <w:rsid w:val="00DB4243"/>
    <w:rsid w:val="00DB4E3C"/>
    <w:rsid w:val="00DB5818"/>
    <w:rsid w:val="00DB666B"/>
    <w:rsid w:val="00DB7384"/>
    <w:rsid w:val="00DB7867"/>
    <w:rsid w:val="00DC0F04"/>
    <w:rsid w:val="00DC395A"/>
    <w:rsid w:val="00DC446D"/>
    <w:rsid w:val="00DC4798"/>
    <w:rsid w:val="00DC4C55"/>
    <w:rsid w:val="00DC4EFA"/>
    <w:rsid w:val="00DC50C4"/>
    <w:rsid w:val="00DC52DA"/>
    <w:rsid w:val="00DC5C62"/>
    <w:rsid w:val="00DC6ED7"/>
    <w:rsid w:val="00DC7267"/>
    <w:rsid w:val="00DC7DD2"/>
    <w:rsid w:val="00DD1846"/>
    <w:rsid w:val="00DD193F"/>
    <w:rsid w:val="00DD33F4"/>
    <w:rsid w:val="00DD366D"/>
    <w:rsid w:val="00DD39E2"/>
    <w:rsid w:val="00DD43CB"/>
    <w:rsid w:val="00DD52F1"/>
    <w:rsid w:val="00DD61B3"/>
    <w:rsid w:val="00DD6B83"/>
    <w:rsid w:val="00DD6D39"/>
    <w:rsid w:val="00DD724D"/>
    <w:rsid w:val="00DE0C6D"/>
    <w:rsid w:val="00DE1AFB"/>
    <w:rsid w:val="00DE3313"/>
    <w:rsid w:val="00DE34B5"/>
    <w:rsid w:val="00DE3D47"/>
    <w:rsid w:val="00DE4FE7"/>
    <w:rsid w:val="00DE57E7"/>
    <w:rsid w:val="00DE5DD8"/>
    <w:rsid w:val="00DE615D"/>
    <w:rsid w:val="00DF07A5"/>
    <w:rsid w:val="00DF0B58"/>
    <w:rsid w:val="00DF1584"/>
    <w:rsid w:val="00DF1FAA"/>
    <w:rsid w:val="00DF21B1"/>
    <w:rsid w:val="00DF2207"/>
    <w:rsid w:val="00DF3F53"/>
    <w:rsid w:val="00DF48F7"/>
    <w:rsid w:val="00DF511C"/>
    <w:rsid w:val="00DF6198"/>
    <w:rsid w:val="00E00540"/>
    <w:rsid w:val="00E01227"/>
    <w:rsid w:val="00E025FC"/>
    <w:rsid w:val="00E0378C"/>
    <w:rsid w:val="00E03C0D"/>
    <w:rsid w:val="00E04491"/>
    <w:rsid w:val="00E064C6"/>
    <w:rsid w:val="00E06529"/>
    <w:rsid w:val="00E0721F"/>
    <w:rsid w:val="00E07EA3"/>
    <w:rsid w:val="00E104E7"/>
    <w:rsid w:val="00E121B5"/>
    <w:rsid w:val="00E1290E"/>
    <w:rsid w:val="00E135A6"/>
    <w:rsid w:val="00E138DD"/>
    <w:rsid w:val="00E13F50"/>
    <w:rsid w:val="00E15B48"/>
    <w:rsid w:val="00E16977"/>
    <w:rsid w:val="00E210B6"/>
    <w:rsid w:val="00E21C08"/>
    <w:rsid w:val="00E2325F"/>
    <w:rsid w:val="00E25690"/>
    <w:rsid w:val="00E25F5C"/>
    <w:rsid w:val="00E26B5A"/>
    <w:rsid w:val="00E27AA1"/>
    <w:rsid w:val="00E30704"/>
    <w:rsid w:val="00E3181D"/>
    <w:rsid w:val="00E33665"/>
    <w:rsid w:val="00E33AE1"/>
    <w:rsid w:val="00E35709"/>
    <w:rsid w:val="00E36923"/>
    <w:rsid w:val="00E36DED"/>
    <w:rsid w:val="00E40ED5"/>
    <w:rsid w:val="00E42C76"/>
    <w:rsid w:val="00E43EB3"/>
    <w:rsid w:val="00E44513"/>
    <w:rsid w:val="00E44DA6"/>
    <w:rsid w:val="00E45F9F"/>
    <w:rsid w:val="00E46AE5"/>
    <w:rsid w:val="00E4783D"/>
    <w:rsid w:val="00E47C49"/>
    <w:rsid w:val="00E50025"/>
    <w:rsid w:val="00E51BF1"/>
    <w:rsid w:val="00E529E1"/>
    <w:rsid w:val="00E52C8E"/>
    <w:rsid w:val="00E52D66"/>
    <w:rsid w:val="00E52E3F"/>
    <w:rsid w:val="00E53403"/>
    <w:rsid w:val="00E5507A"/>
    <w:rsid w:val="00E60E34"/>
    <w:rsid w:val="00E61621"/>
    <w:rsid w:val="00E61A85"/>
    <w:rsid w:val="00E62498"/>
    <w:rsid w:val="00E6291D"/>
    <w:rsid w:val="00E632F0"/>
    <w:rsid w:val="00E63F95"/>
    <w:rsid w:val="00E67513"/>
    <w:rsid w:val="00E6772D"/>
    <w:rsid w:val="00E71228"/>
    <w:rsid w:val="00E71E80"/>
    <w:rsid w:val="00E73104"/>
    <w:rsid w:val="00E73F0E"/>
    <w:rsid w:val="00E812FF"/>
    <w:rsid w:val="00E81DC7"/>
    <w:rsid w:val="00E81FB8"/>
    <w:rsid w:val="00E82814"/>
    <w:rsid w:val="00E82DB2"/>
    <w:rsid w:val="00E8356B"/>
    <w:rsid w:val="00E83DBF"/>
    <w:rsid w:val="00E84F0F"/>
    <w:rsid w:val="00E87848"/>
    <w:rsid w:val="00E92717"/>
    <w:rsid w:val="00E9322B"/>
    <w:rsid w:val="00E93345"/>
    <w:rsid w:val="00E934EA"/>
    <w:rsid w:val="00E93F07"/>
    <w:rsid w:val="00E94175"/>
    <w:rsid w:val="00E952F5"/>
    <w:rsid w:val="00E9543E"/>
    <w:rsid w:val="00E957EE"/>
    <w:rsid w:val="00E95AB6"/>
    <w:rsid w:val="00E9619F"/>
    <w:rsid w:val="00E96B93"/>
    <w:rsid w:val="00EA1470"/>
    <w:rsid w:val="00EA2190"/>
    <w:rsid w:val="00EA29EF"/>
    <w:rsid w:val="00EA3F77"/>
    <w:rsid w:val="00EA4C2A"/>
    <w:rsid w:val="00EA4F51"/>
    <w:rsid w:val="00EA6EE2"/>
    <w:rsid w:val="00EA6F00"/>
    <w:rsid w:val="00EA7023"/>
    <w:rsid w:val="00EA736D"/>
    <w:rsid w:val="00EB0526"/>
    <w:rsid w:val="00EB2E17"/>
    <w:rsid w:val="00EB3C80"/>
    <w:rsid w:val="00EB480D"/>
    <w:rsid w:val="00EB5F1F"/>
    <w:rsid w:val="00EB71EE"/>
    <w:rsid w:val="00EC1B30"/>
    <w:rsid w:val="00EC1C31"/>
    <w:rsid w:val="00EC2510"/>
    <w:rsid w:val="00EC2EE5"/>
    <w:rsid w:val="00EC331E"/>
    <w:rsid w:val="00EC632D"/>
    <w:rsid w:val="00EC74BA"/>
    <w:rsid w:val="00EC78AE"/>
    <w:rsid w:val="00ED11FE"/>
    <w:rsid w:val="00ED1596"/>
    <w:rsid w:val="00ED2D96"/>
    <w:rsid w:val="00ED341D"/>
    <w:rsid w:val="00ED45DF"/>
    <w:rsid w:val="00ED4E6F"/>
    <w:rsid w:val="00ED60DC"/>
    <w:rsid w:val="00ED71F4"/>
    <w:rsid w:val="00ED7899"/>
    <w:rsid w:val="00ED7AC5"/>
    <w:rsid w:val="00EE025B"/>
    <w:rsid w:val="00EE0A2B"/>
    <w:rsid w:val="00EE16A0"/>
    <w:rsid w:val="00EE1828"/>
    <w:rsid w:val="00EE2EBD"/>
    <w:rsid w:val="00EE3C71"/>
    <w:rsid w:val="00EE40C8"/>
    <w:rsid w:val="00EE4154"/>
    <w:rsid w:val="00EE5178"/>
    <w:rsid w:val="00EE5614"/>
    <w:rsid w:val="00EE56DA"/>
    <w:rsid w:val="00EE5EC6"/>
    <w:rsid w:val="00EE61BA"/>
    <w:rsid w:val="00EE73E0"/>
    <w:rsid w:val="00EE7B51"/>
    <w:rsid w:val="00EE7D76"/>
    <w:rsid w:val="00EF036D"/>
    <w:rsid w:val="00EF06F9"/>
    <w:rsid w:val="00EF0A72"/>
    <w:rsid w:val="00EF1634"/>
    <w:rsid w:val="00EF2624"/>
    <w:rsid w:val="00EF6AA7"/>
    <w:rsid w:val="00EF7DCE"/>
    <w:rsid w:val="00F021FE"/>
    <w:rsid w:val="00F02B2B"/>
    <w:rsid w:val="00F030D6"/>
    <w:rsid w:val="00F036BC"/>
    <w:rsid w:val="00F03DB2"/>
    <w:rsid w:val="00F0402E"/>
    <w:rsid w:val="00F04885"/>
    <w:rsid w:val="00F049FC"/>
    <w:rsid w:val="00F05452"/>
    <w:rsid w:val="00F058B0"/>
    <w:rsid w:val="00F05B63"/>
    <w:rsid w:val="00F0628E"/>
    <w:rsid w:val="00F07BB0"/>
    <w:rsid w:val="00F10214"/>
    <w:rsid w:val="00F102E0"/>
    <w:rsid w:val="00F13338"/>
    <w:rsid w:val="00F13D1D"/>
    <w:rsid w:val="00F14748"/>
    <w:rsid w:val="00F14C62"/>
    <w:rsid w:val="00F152DE"/>
    <w:rsid w:val="00F1579D"/>
    <w:rsid w:val="00F16AF4"/>
    <w:rsid w:val="00F21964"/>
    <w:rsid w:val="00F21F60"/>
    <w:rsid w:val="00F22704"/>
    <w:rsid w:val="00F22E16"/>
    <w:rsid w:val="00F22EA7"/>
    <w:rsid w:val="00F23D57"/>
    <w:rsid w:val="00F23EB2"/>
    <w:rsid w:val="00F246B2"/>
    <w:rsid w:val="00F271A1"/>
    <w:rsid w:val="00F30085"/>
    <w:rsid w:val="00F31070"/>
    <w:rsid w:val="00F319F6"/>
    <w:rsid w:val="00F3257D"/>
    <w:rsid w:val="00F332A3"/>
    <w:rsid w:val="00F339F2"/>
    <w:rsid w:val="00F33BBA"/>
    <w:rsid w:val="00F33F5E"/>
    <w:rsid w:val="00F34503"/>
    <w:rsid w:val="00F3498D"/>
    <w:rsid w:val="00F35120"/>
    <w:rsid w:val="00F35692"/>
    <w:rsid w:val="00F36296"/>
    <w:rsid w:val="00F36CD9"/>
    <w:rsid w:val="00F37252"/>
    <w:rsid w:val="00F37340"/>
    <w:rsid w:val="00F377D6"/>
    <w:rsid w:val="00F40158"/>
    <w:rsid w:val="00F405C4"/>
    <w:rsid w:val="00F413CD"/>
    <w:rsid w:val="00F42B50"/>
    <w:rsid w:val="00F44F57"/>
    <w:rsid w:val="00F45093"/>
    <w:rsid w:val="00F475D5"/>
    <w:rsid w:val="00F47725"/>
    <w:rsid w:val="00F503D3"/>
    <w:rsid w:val="00F505E2"/>
    <w:rsid w:val="00F50C1A"/>
    <w:rsid w:val="00F50E88"/>
    <w:rsid w:val="00F5252B"/>
    <w:rsid w:val="00F52E83"/>
    <w:rsid w:val="00F531D1"/>
    <w:rsid w:val="00F53300"/>
    <w:rsid w:val="00F5372B"/>
    <w:rsid w:val="00F54654"/>
    <w:rsid w:val="00F551FA"/>
    <w:rsid w:val="00F55734"/>
    <w:rsid w:val="00F55951"/>
    <w:rsid w:val="00F55A1D"/>
    <w:rsid w:val="00F5603A"/>
    <w:rsid w:val="00F56630"/>
    <w:rsid w:val="00F56971"/>
    <w:rsid w:val="00F571D6"/>
    <w:rsid w:val="00F62AAC"/>
    <w:rsid w:val="00F62ADB"/>
    <w:rsid w:val="00F62BFE"/>
    <w:rsid w:val="00F63516"/>
    <w:rsid w:val="00F6378E"/>
    <w:rsid w:val="00F6379A"/>
    <w:rsid w:val="00F646E8"/>
    <w:rsid w:val="00F65792"/>
    <w:rsid w:val="00F67D54"/>
    <w:rsid w:val="00F701C6"/>
    <w:rsid w:val="00F70814"/>
    <w:rsid w:val="00F70FF0"/>
    <w:rsid w:val="00F718F4"/>
    <w:rsid w:val="00F7204D"/>
    <w:rsid w:val="00F72BC8"/>
    <w:rsid w:val="00F73E6C"/>
    <w:rsid w:val="00F7529F"/>
    <w:rsid w:val="00F77D47"/>
    <w:rsid w:val="00F83089"/>
    <w:rsid w:val="00F83B0F"/>
    <w:rsid w:val="00F84066"/>
    <w:rsid w:val="00F84392"/>
    <w:rsid w:val="00F84733"/>
    <w:rsid w:val="00F84B73"/>
    <w:rsid w:val="00F85BA4"/>
    <w:rsid w:val="00F90E87"/>
    <w:rsid w:val="00F91060"/>
    <w:rsid w:val="00F9139A"/>
    <w:rsid w:val="00F927C2"/>
    <w:rsid w:val="00F93DD6"/>
    <w:rsid w:val="00F94A77"/>
    <w:rsid w:val="00F9708C"/>
    <w:rsid w:val="00FA0EBE"/>
    <w:rsid w:val="00FA288E"/>
    <w:rsid w:val="00FA3C3F"/>
    <w:rsid w:val="00FA56C5"/>
    <w:rsid w:val="00FA6468"/>
    <w:rsid w:val="00FA6573"/>
    <w:rsid w:val="00FA7E51"/>
    <w:rsid w:val="00FB0586"/>
    <w:rsid w:val="00FB07A7"/>
    <w:rsid w:val="00FB0A23"/>
    <w:rsid w:val="00FB33FA"/>
    <w:rsid w:val="00FB3F6C"/>
    <w:rsid w:val="00FB43F4"/>
    <w:rsid w:val="00FB65C0"/>
    <w:rsid w:val="00FB7261"/>
    <w:rsid w:val="00FC0E1E"/>
    <w:rsid w:val="00FC112C"/>
    <w:rsid w:val="00FC2598"/>
    <w:rsid w:val="00FC260A"/>
    <w:rsid w:val="00FC279F"/>
    <w:rsid w:val="00FC2BBC"/>
    <w:rsid w:val="00FC4F09"/>
    <w:rsid w:val="00FC6089"/>
    <w:rsid w:val="00FC78C7"/>
    <w:rsid w:val="00FC7F7F"/>
    <w:rsid w:val="00FD0159"/>
    <w:rsid w:val="00FD0209"/>
    <w:rsid w:val="00FD0C82"/>
    <w:rsid w:val="00FD2F48"/>
    <w:rsid w:val="00FD3E87"/>
    <w:rsid w:val="00FD40C9"/>
    <w:rsid w:val="00FD55DD"/>
    <w:rsid w:val="00FD566A"/>
    <w:rsid w:val="00FD6C93"/>
    <w:rsid w:val="00FD7615"/>
    <w:rsid w:val="00FE2704"/>
    <w:rsid w:val="00FE2978"/>
    <w:rsid w:val="00FE3A6B"/>
    <w:rsid w:val="00FE51C8"/>
    <w:rsid w:val="00FE70D6"/>
    <w:rsid w:val="00FF1290"/>
    <w:rsid w:val="00FF2A02"/>
    <w:rsid w:val="00FF3140"/>
    <w:rsid w:val="00FF5D30"/>
    <w:rsid w:val="00FF7227"/>
    <w:rsid w:val="00FF74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39394BA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Body: Paper"/>
    <w:qFormat/>
    <w:rsid w:val="004720FD"/>
    <w:pPr>
      <w:spacing w:after="240" w:line="480" w:lineRule="auto"/>
      <w:jc w:val="both"/>
    </w:pPr>
    <w:rPr>
      <w:rFonts w:ascii="Times New Roman" w:hAnsi="Times New Roman"/>
    </w:rPr>
  </w:style>
  <w:style w:type="paragraph" w:styleId="Titre1">
    <w:name w:val="heading 1"/>
    <w:aliases w:val="H1: Sections"/>
    <w:basedOn w:val="Normal"/>
    <w:next w:val="Normal"/>
    <w:qFormat/>
    <w:rsid w:val="009F744D"/>
    <w:pPr>
      <w:keepNext/>
      <w:numPr>
        <w:numId w:val="22"/>
      </w:numPr>
      <w:spacing w:before="240" w:after="60"/>
      <w:outlineLvl w:val="0"/>
    </w:pPr>
    <w:rPr>
      <w:b/>
    </w:rPr>
  </w:style>
  <w:style w:type="paragraph" w:styleId="Titre2">
    <w:name w:val="heading 2"/>
    <w:aliases w:val="H2: Subsect"/>
    <w:basedOn w:val="Normal"/>
    <w:next w:val="Normal"/>
    <w:link w:val="Titre2Car"/>
    <w:autoRedefine/>
    <w:uiPriority w:val="9"/>
    <w:qFormat/>
    <w:rsid w:val="009F744D"/>
    <w:pPr>
      <w:keepNext/>
      <w:numPr>
        <w:ilvl w:val="1"/>
        <w:numId w:val="22"/>
      </w:numPr>
      <w:spacing w:before="240" w:after="60"/>
      <w:outlineLvl w:val="1"/>
    </w:pPr>
    <w:rPr>
      <w:rFonts w:eastAsia="Times New Roman"/>
      <w:b/>
      <w:bCs/>
      <w:iCs/>
    </w:rPr>
  </w:style>
  <w:style w:type="paragraph" w:styleId="Titre3">
    <w:name w:val="heading 3"/>
    <w:aliases w:val="H3: SubSubSec"/>
    <w:basedOn w:val="Normal"/>
    <w:next w:val="H3Body"/>
    <w:link w:val="Titre3Car"/>
    <w:autoRedefine/>
    <w:uiPriority w:val="9"/>
    <w:unhideWhenUsed/>
    <w:qFormat/>
    <w:rsid w:val="009F744D"/>
    <w:pPr>
      <w:keepNext/>
      <w:keepLines/>
      <w:numPr>
        <w:ilvl w:val="2"/>
        <w:numId w:val="22"/>
      </w:numPr>
      <w:spacing w:before="200" w:after="120" w:line="240" w:lineRule="auto"/>
      <w:outlineLvl w:val="2"/>
    </w:pPr>
    <w:rPr>
      <w:rFonts w:eastAsiaTheme="majorEastAsia" w:cstheme="majorBidi"/>
      <w:b/>
      <w:bCs/>
    </w:rPr>
  </w:style>
  <w:style w:type="paragraph" w:styleId="Titre4">
    <w:name w:val="heading 4"/>
    <w:basedOn w:val="Normal"/>
    <w:next w:val="Normal"/>
    <w:link w:val="Titre4Car"/>
    <w:uiPriority w:val="9"/>
    <w:semiHidden/>
    <w:unhideWhenUsed/>
    <w:qFormat/>
    <w:rsid w:val="00040821"/>
    <w:pPr>
      <w:keepNext/>
      <w:keepLines/>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040821"/>
    <w:pPr>
      <w:keepNext/>
      <w:keepLines/>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040821"/>
    <w:pPr>
      <w:keepNext/>
      <w:keepLines/>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040821"/>
    <w:pPr>
      <w:keepNext/>
      <w:keepLines/>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40821"/>
    <w:pPr>
      <w:keepNext/>
      <w:keepLines/>
      <w:spacing w:before="200"/>
      <w:outlineLvl w:val="7"/>
    </w:pPr>
    <w:rPr>
      <w:rFonts w:asciiTheme="majorHAnsi" w:eastAsiaTheme="majorEastAsia" w:hAnsiTheme="majorHAnsi" w:cstheme="majorBidi"/>
      <w:color w:val="404040" w:themeColor="text1" w:themeTint="BF"/>
      <w:sz w:val="20"/>
    </w:rPr>
  </w:style>
  <w:style w:type="paragraph" w:styleId="Titre9">
    <w:name w:val="heading 9"/>
    <w:basedOn w:val="Normal"/>
    <w:next w:val="Normal"/>
    <w:link w:val="Titre9Car"/>
    <w:uiPriority w:val="9"/>
    <w:semiHidden/>
    <w:unhideWhenUsed/>
    <w:qFormat/>
    <w:rsid w:val="00040821"/>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rsid w:val="002A25C7"/>
    <w:pPr>
      <w:tabs>
        <w:tab w:val="center" w:pos="4320"/>
        <w:tab w:val="right" w:pos="8640"/>
      </w:tabs>
    </w:pPr>
  </w:style>
  <w:style w:type="paragraph" w:styleId="Pieddepage">
    <w:name w:val="footer"/>
    <w:basedOn w:val="Normal"/>
    <w:semiHidden/>
    <w:rsid w:val="002A25C7"/>
    <w:pPr>
      <w:tabs>
        <w:tab w:val="center" w:pos="4320"/>
        <w:tab w:val="right" w:pos="8640"/>
      </w:tabs>
    </w:pPr>
  </w:style>
  <w:style w:type="character" w:styleId="Numrodepage">
    <w:name w:val="page number"/>
    <w:basedOn w:val="Policepardfaut"/>
    <w:rsid w:val="002A25C7"/>
  </w:style>
  <w:style w:type="paragraph" w:customStyle="1" w:styleId="Default">
    <w:name w:val="Default"/>
    <w:rsid w:val="00AA6447"/>
    <w:pPr>
      <w:autoSpaceDE w:val="0"/>
      <w:autoSpaceDN w:val="0"/>
      <w:adjustRightInd w:val="0"/>
    </w:pPr>
    <w:rPr>
      <w:rFonts w:ascii="Calibri" w:hAnsi="Calibri" w:cs="Calibri"/>
      <w:color w:val="000000"/>
    </w:rPr>
  </w:style>
  <w:style w:type="character" w:styleId="Lienhypertexte">
    <w:name w:val="Hyperlink"/>
    <w:aliases w:val="Body: Hyperlink"/>
    <w:uiPriority w:val="99"/>
    <w:unhideWhenUsed/>
    <w:qFormat/>
    <w:rsid w:val="00860DC7"/>
    <w:rPr>
      <w:rFonts w:ascii="Times New Roman" w:hAnsi="Times New Roman"/>
      <w:color w:val="FF0000"/>
      <w:sz w:val="24"/>
      <w:u w:val="none"/>
    </w:rPr>
  </w:style>
  <w:style w:type="paragraph" w:styleId="Corpsdetexte">
    <w:name w:val="Body Text"/>
    <w:basedOn w:val="Normal"/>
    <w:link w:val="CorpsdetexteCar"/>
    <w:uiPriority w:val="99"/>
    <w:rsid w:val="00E02D99"/>
    <w:pPr>
      <w:spacing w:before="240" w:line="360" w:lineRule="auto"/>
    </w:pPr>
    <w:rPr>
      <w:rFonts w:eastAsia="Times New Roman"/>
      <w:lang w:eastAsia="en-CA"/>
    </w:rPr>
  </w:style>
  <w:style w:type="character" w:customStyle="1" w:styleId="CorpsdetexteCar">
    <w:name w:val="Corps de texte Car"/>
    <w:basedOn w:val="Policepardfaut"/>
    <w:link w:val="Corpsdetexte"/>
    <w:uiPriority w:val="99"/>
    <w:rsid w:val="00E02D99"/>
    <w:rPr>
      <w:rFonts w:ascii="Times New Roman" w:eastAsia="Times New Roman" w:hAnsi="Times New Roman"/>
      <w:sz w:val="24"/>
      <w:lang w:eastAsia="en-CA"/>
    </w:rPr>
  </w:style>
  <w:style w:type="table" w:styleId="Grilledutableau">
    <w:name w:val="Table Grid"/>
    <w:basedOn w:val="TableauNormal"/>
    <w:uiPriority w:val="59"/>
    <w:rsid w:val="00E02D99"/>
    <w:rPr>
      <w:rFonts w:ascii="Times New Roman" w:eastAsia="Times New Roman" w:hAnsi="Times New Roman"/>
      <w:lang w:val="en-CA" w:eastAsia="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1F01E8"/>
    <w:rPr>
      <w:rFonts w:ascii="Tahoma" w:hAnsi="Tahoma" w:cs="Tahoma"/>
      <w:sz w:val="16"/>
      <w:szCs w:val="16"/>
    </w:rPr>
  </w:style>
  <w:style w:type="character" w:customStyle="1" w:styleId="TextedebullesCar">
    <w:name w:val="Texte de bulles Car"/>
    <w:basedOn w:val="Policepardfaut"/>
    <w:link w:val="Textedebulles"/>
    <w:uiPriority w:val="99"/>
    <w:semiHidden/>
    <w:rsid w:val="001F01E8"/>
    <w:rPr>
      <w:rFonts w:ascii="Tahoma" w:hAnsi="Tahoma" w:cs="Tahoma"/>
      <w:sz w:val="16"/>
      <w:szCs w:val="16"/>
    </w:rPr>
  </w:style>
  <w:style w:type="character" w:customStyle="1" w:styleId="Titre2Car">
    <w:name w:val="Titre 2 Car"/>
    <w:aliases w:val="H2: Subsect Car"/>
    <w:basedOn w:val="Policepardfaut"/>
    <w:link w:val="Titre2"/>
    <w:uiPriority w:val="9"/>
    <w:rsid w:val="009F744D"/>
    <w:rPr>
      <w:rFonts w:ascii="Times New Roman" w:eastAsia="Times New Roman" w:hAnsi="Times New Roman"/>
      <w:b/>
      <w:bCs/>
      <w:iCs/>
      <w:sz w:val="24"/>
      <w:szCs w:val="24"/>
    </w:rPr>
  </w:style>
  <w:style w:type="character" w:styleId="Marquedecommentaire">
    <w:name w:val="annotation reference"/>
    <w:basedOn w:val="Policepardfaut"/>
    <w:uiPriority w:val="99"/>
    <w:semiHidden/>
    <w:unhideWhenUsed/>
    <w:rsid w:val="00C168FD"/>
    <w:rPr>
      <w:sz w:val="18"/>
      <w:szCs w:val="18"/>
    </w:rPr>
  </w:style>
  <w:style w:type="paragraph" w:styleId="Commentaire">
    <w:name w:val="annotation text"/>
    <w:basedOn w:val="Normal"/>
    <w:link w:val="CommentaireCar"/>
    <w:uiPriority w:val="99"/>
    <w:semiHidden/>
    <w:unhideWhenUsed/>
    <w:rsid w:val="00C168FD"/>
  </w:style>
  <w:style w:type="character" w:customStyle="1" w:styleId="CommentaireCar">
    <w:name w:val="Commentaire Car"/>
    <w:basedOn w:val="Policepardfaut"/>
    <w:link w:val="Commentaire"/>
    <w:uiPriority w:val="99"/>
    <w:semiHidden/>
    <w:rsid w:val="00C168FD"/>
    <w:rPr>
      <w:sz w:val="24"/>
      <w:szCs w:val="24"/>
    </w:rPr>
  </w:style>
  <w:style w:type="paragraph" w:styleId="Objetducommentaire">
    <w:name w:val="annotation subject"/>
    <w:basedOn w:val="Commentaire"/>
    <w:next w:val="Commentaire"/>
    <w:link w:val="ObjetducommentaireCar"/>
    <w:uiPriority w:val="99"/>
    <w:semiHidden/>
    <w:unhideWhenUsed/>
    <w:rsid w:val="00C168FD"/>
    <w:rPr>
      <w:b/>
      <w:bCs/>
      <w:sz w:val="20"/>
      <w:szCs w:val="20"/>
    </w:rPr>
  </w:style>
  <w:style w:type="character" w:customStyle="1" w:styleId="ObjetducommentaireCar">
    <w:name w:val="Objet du commentaire Car"/>
    <w:basedOn w:val="CommentaireCar"/>
    <w:link w:val="Objetducommentaire"/>
    <w:uiPriority w:val="99"/>
    <w:semiHidden/>
    <w:rsid w:val="00C168FD"/>
    <w:rPr>
      <w:b/>
      <w:bCs/>
      <w:sz w:val="24"/>
      <w:szCs w:val="24"/>
    </w:rPr>
  </w:style>
  <w:style w:type="paragraph" w:styleId="Pardeliste">
    <w:name w:val="List Paragraph"/>
    <w:basedOn w:val="Normal"/>
    <w:uiPriority w:val="34"/>
    <w:qFormat/>
    <w:rsid w:val="00A24F12"/>
    <w:pPr>
      <w:ind w:left="720"/>
      <w:contextualSpacing/>
    </w:pPr>
  </w:style>
  <w:style w:type="paragraph" w:styleId="Lgende">
    <w:name w:val="caption"/>
    <w:basedOn w:val="Normal"/>
    <w:next w:val="Normal"/>
    <w:uiPriority w:val="99"/>
    <w:qFormat/>
    <w:rsid w:val="00CF25BA"/>
    <w:pPr>
      <w:spacing w:before="240" w:line="360" w:lineRule="auto"/>
    </w:pPr>
    <w:rPr>
      <w:rFonts w:eastAsia="Times New Roman"/>
      <w:b/>
      <w:bCs/>
      <w:lang w:eastAsia="en-CA"/>
    </w:rPr>
  </w:style>
  <w:style w:type="paragraph" w:styleId="Rvision">
    <w:name w:val="Revision"/>
    <w:hidden/>
    <w:uiPriority w:val="99"/>
    <w:semiHidden/>
    <w:rsid w:val="006C79D9"/>
  </w:style>
  <w:style w:type="paragraph" w:customStyle="1" w:styleId="EndNoteBibliographyTitle">
    <w:name w:val="EndNote Bibliography Title"/>
    <w:basedOn w:val="Normal"/>
    <w:rsid w:val="00A97D0F"/>
    <w:pPr>
      <w:jc w:val="center"/>
    </w:pPr>
  </w:style>
  <w:style w:type="paragraph" w:customStyle="1" w:styleId="EndNoteBibliography">
    <w:name w:val="EndNote Bibliography"/>
    <w:basedOn w:val="Normal"/>
    <w:rsid w:val="00A97D0F"/>
  </w:style>
  <w:style w:type="paragraph" w:styleId="Normalweb">
    <w:name w:val="Normal (Web)"/>
    <w:basedOn w:val="Normal"/>
    <w:uiPriority w:val="99"/>
    <w:semiHidden/>
    <w:unhideWhenUsed/>
    <w:rsid w:val="00803F9C"/>
    <w:pPr>
      <w:spacing w:before="100" w:beforeAutospacing="1" w:after="100" w:afterAutospacing="1"/>
    </w:pPr>
    <w:rPr>
      <w:sz w:val="20"/>
    </w:rPr>
  </w:style>
  <w:style w:type="character" w:styleId="Textedelespacerserv">
    <w:name w:val="Placeholder Text"/>
    <w:basedOn w:val="Policepardfaut"/>
    <w:uiPriority w:val="99"/>
    <w:semiHidden/>
    <w:rsid w:val="001B3B32"/>
    <w:rPr>
      <w:color w:val="808080"/>
    </w:rPr>
  </w:style>
  <w:style w:type="paragraph" w:styleId="Tabledesillustrations">
    <w:name w:val="table of figures"/>
    <w:basedOn w:val="Normal"/>
    <w:next w:val="Normal"/>
    <w:uiPriority w:val="99"/>
    <w:unhideWhenUsed/>
    <w:qFormat/>
    <w:rsid w:val="00624D30"/>
    <w:pPr>
      <w:spacing w:before="240"/>
    </w:pPr>
    <w:rPr>
      <w:b/>
    </w:rPr>
  </w:style>
  <w:style w:type="character" w:customStyle="1" w:styleId="Titre3Car">
    <w:name w:val="Titre 3 Car"/>
    <w:aliases w:val="H3: SubSubSec Car"/>
    <w:basedOn w:val="Policepardfaut"/>
    <w:link w:val="Titre3"/>
    <w:uiPriority w:val="9"/>
    <w:rsid w:val="009F744D"/>
    <w:rPr>
      <w:rFonts w:ascii="Times New Roman" w:eastAsiaTheme="majorEastAsia" w:hAnsi="Times New Roman" w:cstheme="majorBidi"/>
      <w:b/>
      <w:bCs/>
      <w:sz w:val="24"/>
    </w:rPr>
  </w:style>
  <w:style w:type="character" w:customStyle="1" w:styleId="Titre4Car">
    <w:name w:val="Titre 4 Car"/>
    <w:basedOn w:val="Policepardfaut"/>
    <w:link w:val="Titre4"/>
    <w:uiPriority w:val="9"/>
    <w:semiHidden/>
    <w:rsid w:val="00040821"/>
    <w:rPr>
      <w:rFonts w:asciiTheme="majorHAnsi" w:eastAsiaTheme="majorEastAsia" w:hAnsiTheme="majorHAnsi" w:cstheme="majorBidi"/>
      <w:b/>
      <w:bCs/>
      <w:i/>
      <w:iCs/>
      <w:color w:val="4F81BD" w:themeColor="accent1"/>
      <w:sz w:val="24"/>
    </w:rPr>
  </w:style>
  <w:style w:type="character" w:customStyle="1" w:styleId="Titre5Car">
    <w:name w:val="Titre 5 Car"/>
    <w:basedOn w:val="Policepardfaut"/>
    <w:link w:val="Titre5"/>
    <w:uiPriority w:val="9"/>
    <w:semiHidden/>
    <w:rsid w:val="00040821"/>
    <w:rPr>
      <w:rFonts w:asciiTheme="majorHAnsi" w:eastAsiaTheme="majorEastAsia" w:hAnsiTheme="majorHAnsi" w:cstheme="majorBidi"/>
      <w:color w:val="243F60" w:themeColor="accent1" w:themeShade="7F"/>
      <w:sz w:val="24"/>
    </w:rPr>
  </w:style>
  <w:style w:type="character" w:customStyle="1" w:styleId="Titre6Car">
    <w:name w:val="Titre 6 Car"/>
    <w:basedOn w:val="Policepardfaut"/>
    <w:link w:val="Titre6"/>
    <w:uiPriority w:val="9"/>
    <w:semiHidden/>
    <w:rsid w:val="00040821"/>
    <w:rPr>
      <w:rFonts w:asciiTheme="majorHAnsi" w:eastAsiaTheme="majorEastAsia" w:hAnsiTheme="majorHAnsi" w:cstheme="majorBidi"/>
      <w:i/>
      <w:iCs/>
      <w:color w:val="243F60" w:themeColor="accent1" w:themeShade="7F"/>
      <w:sz w:val="24"/>
    </w:rPr>
  </w:style>
  <w:style w:type="character" w:customStyle="1" w:styleId="Titre7Car">
    <w:name w:val="Titre 7 Car"/>
    <w:basedOn w:val="Policepardfaut"/>
    <w:link w:val="Titre7"/>
    <w:uiPriority w:val="9"/>
    <w:semiHidden/>
    <w:rsid w:val="00040821"/>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040821"/>
    <w:rPr>
      <w:rFonts w:asciiTheme="majorHAnsi" w:eastAsiaTheme="majorEastAsia" w:hAnsiTheme="majorHAnsi" w:cstheme="majorBidi"/>
      <w:color w:val="404040" w:themeColor="text1" w:themeTint="BF"/>
    </w:rPr>
  </w:style>
  <w:style w:type="character" w:customStyle="1" w:styleId="Titre9Car">
    <w:name w:val="Titre 9 Car"/>
    <w:basedOn w:val="Policepardfaut"/>
    <w:link w:val="Titre9"/>
    <w:uiPriority w:val="9"/>
    <w:semiHidden/>
    <w:rsid w:val="00040821"/>
    <w:rPr>
      <w:rFonts w:asciiTheme="majorHAnsi" w:eastAsiaTheme="majorEastAsia" w:hAnsiTheme="majorHAnsi" w:cstheme="majorBidi"/>
      <w:i/>
      <w:iCs/>
      <w:color w:val="404040" w:themeColor="text1" w:themeTint="BF"/>
    </w:rPr>
  </w:style>
  <w:style w:type="numbering" w:customStyle="1" w:styleId="PaperSections">
    <w:name w:val="Paper Sections"/>
    <w:uiPriority w:val="99"/>
    <w:rsid w:val="009F744D"/>
    <w:pPr>
      <w:numPr>
        <w:numId w:val="1"/>
      </w:numPr>
    </w:pPr>
  </w:style>
  <w:style w:type="paragraph" w:styleId="Sansinterligne">
    <w:name w:val="No Spacing"/>
    <w:uiPriority w:val="1"/>
    <w:rsid w:val="00814052"/>
    <w:pPr>
      <w:jc w:val="both"/>
    </w:pPr>
    <w:rPr>
      <w:rFonts w:ascii="Times New Roman" w:hAnsi="Times New Roman"/>
    </w:rPr>
  </w:style>
  <w:style w:type="paragraph" w:customStyle="1" w:styleId="H3Body">
    <w:name w:val="H3: Body"/>
    <w:basedOn w:val="Normal"/>
    <w:autoRedefine/>
    <w:qFormat/>
    <w:rsid w:val="00272A3E"/>
    <w:pPr>
      <w:ind w:left="719"/>
    </w:pPr>
  </w:style>
  <w:style w:type="paragraph" w:styleId="Titre">
    <w:name w:val="Title"/>
    <w:aliases w:val="Paper Title"/>
    <w:basedOn w:val="Normal"/>
    <w:next w:val="Normal"/>
    <w:link w:val="TitreCar"/>
    <w:uiPriority w:val="10"/>
    <w:qFormat/>
    <w:rsid w:val="00AA6B52"/>
    <w:pPr>
      <w:spacing w:after="0" w:line="240" w:lineRule="auto"/>
      <w:contextualSpacing/>
      <w:jc w:val="center"/>
    </w:pPr>
    <w:rPr>
      <w:rFonts w:eastAsiaTheme="majorEastAsia"/>
      <w:b/>
      <w:spacing w:val="5"/>
      <w:kern w:val="28"/>
      <w:sz w:val="40"/>
      <w:szCs w:val="40"/>
    </w:rPr>
  </w:style>
  <w:style w:type="character" w:customStyle="1" w:styleId="TitreCar">
    <w:name w:val="Titre Car"/>
    <w:aliases w:val="Paper Title Car"/>
    <w:basedOn w:val="Policepardfaut"/>
    <w:link w:val="Titre"/>
    <w:uiPriority w:val="10"/>
    <w:rsid w:val="00AA6B52"/>
    <w:rPr>
      <w:rFonts w:ascii="Times New Roman" w:eastAsiaTheme="majorEastAsia" w:hAnsi="Times New Roman"/>
      <w:b/>
      <w:spacing w:val="5"/>
      <w:kern w:val="28"/>
      <w:sz w:val="40"/>
      <w:szCs w:val="40"/>
    </w:rPr>
  </w:style>
  <w:style w:type="character" w:styleId="Lienhypertextevisit">
    <w:name w:val="FollowedHyperlink"/>
    <w:aliases w:val="Body: FollowedHyperlink"/>
    <w:basedOn w:val="Policepardfaut"/>
    <w:uiPriority w:val="99"/>
    <w:semiHidden/>
    <w:unhideWhenUsed/>
    <w:qFormat/>
    <w:rsid w:val="00860DC7"/>
    <w:rPr>
      <w:rFonts w:ascii="Times New Roman" w:hAnsi="Times New Roman"/>
      <w:color w:val="FF0000"/>
      <w:sz w:val="24"/>
      <w:u w:val="none"/>
    </w:rPr>
  </w:style>
  <w:style w:type="character" w:styleId="lev">
    <w:name w:val="Strong"/>
    <w:basedOn w:val="Policepardfaut"/>
    <w:uiPriority w:val="22"/>
    <w:qFormat/>
    <w:rsid w:val="007E6F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91906">
      <w:bodyDiv w:val="1"/>
      <w:marLeft w:val="0"/>
      <w:marRight w:val="0"/>
      <w:marTop w:val="0"/>
      <w:marBottom w:val="0"/>
      <w:divBdr>
        <w:top w:val="none" w:sz="0" w:space="0" w:color="auto"/>
        <w:left w:val="none" w:sz="0" w:space="0" w:color="auto"/>
        <w:bottom w:val="none" w:sz="0" w:space="0" w:color="auto"/>
        <w:right w:val="none" w:sz="0" w:space="0" w:color="auto"/>
      </w:divBdr>
      <w:divsChild>
        <w:div w:id="211888978">
          <w:marLeft w:val="0"/>
          <w:marRight w:val="0"/>
          <w:marTop w:val="0"/>
          <w:marBottom w:val="0"/>
          <w:divBdr>
            <w:top w:val="none" w:sz="0" w:space="0" w:color="auto"/>
            <w:left w:val="none" w:sz="0" w:space="0" w:color="auto"/>
            <w:bottom w:val="none" w:sz="0" w:space="0" w:color="auto"/>
            <w:right w:val="none" w:sz="0" w:space="0" w:color="auto"/>
          </w:divBdr>
          <w:divsChild>
            <w:div w:id="1483699088">
              <w:marLeft w:val="0"/>
              <w:marRight w:val="0"/>
              <w:marTop w:val="0"/>
              <w:marBottom w:val="0"/>
              <w:divBdr>
                <w:top w:val="none" w:sz="0" w:space="0" w:color="auto"/>
                <w:left w:val="none" w:sz="0" w:space="0" w:color="auto"/>
                <w:bottom w:val="none" w:sz="0" w:space="0" w:color="auto"/>
                <w:right w:val="none" w:sz="0" w:space="0" w:color="auto"/>
              </w:divBdr>
              <w:divsChild>
                <w:div w:id="490295951">
                  <w:marLeft w:val="0"/>
                  <w:marRight w:val="0"/>
                  <w:marTop w:val="0"/>
                  <w:marBottom w:val="0"/>
                  <w:divBdr>
                    <w:top w:val="none" w:sz="0" w:space="0" w:color="auto"/>
                    <w:left w:val="none" w:sz="0" w:space="0" w:color="auto"/>
                    <w:bottom w:val="none" w:sz="0" w:space="0" w:color="auto"/>
                    <w:right w:val="none" w:sz="0" w:space="0" w:color="auto"/>
                  </w:divBdr>
                  <w:divsChild>
                    <w:div w:id="97938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46544">
      <w:bodyDiv w:val="1"/>
      <w:marLeft w:val="0"/>
      <w:marRight w:val="0"/>
      <w:marTop w:val="0"/>
      <w:marBottom w:val="0"/>
      <w:divBdr>
        <w:top w:val="none" w:sz="0" w:space="0" w:color="auto"/>
        <w:left w:val="none" w:sz="0" w:space="0" w:color="auto"/>
        <w:bottom w:val="none" w:sz="0" w:space="0" w:color="auto"/>
        <w:right w:val="none" w:sz="0" w:space="0" w:color="auto"/>
      </w:divBdr>
    </w:div>
    <w:div w:id="102924008">
      <w:bodyDiv w:val="1"/>
      <w:marLeft w:val="0"/>
      <w:marRight w:val="0"/>
      <w:marTop w:val="0"/>
      <w:marBottom w:val="0"/>
      <w:divBdr>
        <w:top w:val="none" w:sz="0" w:space="0" w:color="auto"/>
        <w:left w:val="none" w:sz="0" w:space="0" w:color="auto"/>
        <w:bottom w:val="none" w:sz="0" w:space="0" w:color="auto"/>
        <w:right w:val="none" w:sz="0" w:space="0" w:color="auto"/>
      </w:divBdr>
    </w:div>
    <w:div w:id="180701365">
      <w:bodyDiv w:val="1"/>
      <w:marLeft w:val="0"/>
      <w:marRight w:val="0"/>
      <w:marTop w:val="0"/>
      <w:marBottom w:val="0"/>
      <w:divBdr>
        <w:top w:val="none" w:sz="0" w:space="0" w:color="auto"/>
        <w:left w:val="none" w:sz="0" w:space="0" w:color="auto"/>
        <w:bottom w:val="none" w:sz="0" w:space="0" w:color="auto"/>
        <w:right w:val="none" w:sz="0" w:space="0" w:color="auto"/>
      </w:divBdr>
    </w:div>
    <w:div w:id="197426729">
      <w:bodyDiv w:val="1"/>
      <w:marLeft w:val="0"/>
      <w:marRight w:val="0"/>
      <w:marTop w:val="0"/>
      <w:marBottom w:val="0"/>
      <w:divBdr>
        <w:top w:val="none" w:sz="0" w:space="0" w:color="auto"/>
        <w:left w:val="none" w:sz="0" w:space="0" w:color="auto"/>
        <w:bottom w:val="none" w:sz="0" w:space="0" w:color="auto"/>
        <w:right w:val="none" w:sz="0" w:space="0" w:color="auto"/>
      </w:divBdr>
    </w:div>
    <w:div w:id="221408863">
      <w:bodyDiv w:val="1"/>
      <w:marLeft w:val="0"/>
      <w:marRight w:val="0"/>
      <w:marTop w:val="0"/>
      <w:marBottom w:val="0"/>
      <w:divBdr>
        <w:top w:val="none" w:sz="0" w:space="0" w:color="auto"/>
        <w:left w:val="none" w:sz="0" w:space="0" w:color="auto"/>
        <w:bottom w:val="none" w:sz="0" w:space="0" w:color="auto"/>
        <w:right w:val="none" w:sz="0" w:space="0" w:color="auto"/>
      </w:divBdr>
    </w:div>
    <w:div w:id="247202093">
      <w:bodyDiv w:val="1"/>
      <w:marLeft w:val="0"/>
      <w:marRight w:val="0"/>
      <w:marTop w:val="0"/>
      <w:marBottom w:val="0"/>
      <w:divBdr>
        <w:top w:val="none" w:sz="0" w:space="0" w:color="auto"/>
        <w:left w:val="none" w:sz="0" w:space="0" w:color="auto"/>
        <w:bottom w:val="none" w:sz="0" w:space="0" w:color="auto"/>
        <w:right w:val="none" w:sz="0" w:space="0" w:color="auto"/>
      </w:divBdr>
    </w:div>
    <w:div w:id="315113258">
      <w:bodyDiv w:val="1"/>
      <w:marLeft w:val="0"/>
      <w:marRight w:val="0"/>
      <w:marTop w:val="0"/>
      <w:marBottom w:val="0"/>
      <w:divBdr>
        <w:top w:val="none" w:sz="0" w:space="0" w:color="auto"/>
        <w:left w:val="none" w:sz="0" w:space="0" w:color="auto"/>
        <w:bottom w:val="none" w:sz="0" w:space="0" w:color="auto"/>
        <w:right w:val="none" w:sz="0" w:space="0" w:color="auto"/>
      </w:divBdr>
    </w:div>
    <w:div w:id="422343471">
      <w:bodyDiv w:val="1"/>
      <w:marLeft w:val="0"/>
      <w:marRight w:val="0"/>
      <w:marTop w:val="0"/>
      <w:marBottom w:val="0"/>
      <w:divBdr>
        <w:top w:val="none" w:sz="0" w:space="0" w:color="auto"/>
        <w:left w:val="none" w:sz="0" w:space="0" w:color="auto"/>
        <w:bottom w:val="none" w:sz="0" w:space="0" w:color="auto"/>
        <w:right w:val="none" w:sz="0" w:space="0" w:color="auto"/>
      </w:divBdr>
    </w:div>
    <w:div w:id="898248266">
      <w:bodyDiv w:val="1"/>
      <w:marLeft w:val="0"/>
      <w:marRight w:val="0"/>
      <w:marTop w:val="0"/>
      <w:marBottom w:val="0"/>
      <w:divBdr>
        <w:top w:val="none" w:sz="0" w:space="0" w:color="auto"/>
        <w:left w:val="none" w:sz="0" w:space="0" w:color="auto"/>
        <w:bottom w:val="none" w:sz="0" w:space="0" w:color="auto"/>
        <w:right w:val="none" w:sz="0" w:space="0" w:color="auto"/>
      </w:divBdr>
    </w:div>
    <w:div w:id="1000743327">
      <w:bodyDiv w:val="1"/>
      <w:marLeft w:val="0"/>
      <w:marRight w:val="0"/>
      <w:marTop w:val="0"/>
      <w:marBottom w:val="0"/>
      <w:divBdr>
        <w:top w:val="none" w:sz="0" w:space="0" w:color="auto"/>
        <w:left w:val="none" w:sz="0" w:space="0" w:color="auto"/>
        <w:bottom w:val="none" w:sz="0" w:space="0" w:color="auto"/>
        <w:right w:val="none" w:sz="0" w:space="0" w:color="auto"/>
      </w:divBdr>
    </w:div>
    <w:div w:id="1077089877">
      <w:bodyDiv w:val="1"/>
      <w:marLeft w:val="0"/>
      <w:marRight w:val="0"/>
      <w:marTop w:val="0"/>
      <w:marBottom w:val="0"/>
      <w:divBdr>
        <w:top w:val="none" w:sz="0" w:space="0" w:color="auto"/>
        <w:left w:val="none" w:sz="0" w:space="0" w:color="auto"/>
        <w:bottom w:val="none" w:sz="0" w:space="0" w:color="auto"/>
        <w:right w:val="none" w:sz="0" w:space="0" w:color="auto"/>
      </w:divBdr>
    </w:div>
    <w:div w:id="1381324790">
      <w:bodyDiv w:val="1"/>
      <w:marLeft w:val="0"/>
      <w:marRight w:val="0"/>
      <w:marTop w:val="0"/>
      <w:marBottom w:val="0"/>
      <w:divBdr>
        <w:top w:val="none" w:sz="0" w:space="0" w:color="auto"/>
        <w:left w:val="none" w:sz="0" w:space="0" w:color="auto"/>
        <w:bottom w:val="none" w:sz="0" w:space="0" w:color="auto"/>
        <w:right w:val="none" w:sz="0" w:space="0" w:color="auto"/>
      </w:divBdr>
    </w:div>
    <w:div w:id="1528719853">
      <w:bodyDiv w:val="1"/>
      <w:marLeft w:val="0"/>
      <w:marRight w:val="0"/>
      <w:marTop w:val="0"/>
      <w:marBottom w:val="0"/>
      <w:divBdr>
        <w:top w:val="none" w:sz="0" w:space="0" w:color="auto"/>
        <w:left w:val="none" w:sz="0" w:space="0" w:color="auto"/>
        <w:bottom w:val="none" w:sz="0" w:space="0" w:color="auto"/>
        <w:right w:val="none" w:sz="0" w:space="0" w:color="auto"/>
      </w:divBdr>
    </w:div>
    <w:div w:id="1675959531">
      <w:bodyDiv w:val="1"/>
      <w:marLeft w:val="0"/>
      <w:marRight w:val="0"/>
      <w:marTop w:val="0"/>
      <w:marBottom w:val="0"/>
      <w:divBdr>
        <w:top w:val="none" w:sz="0" w:space="0" w:color="auto"/>
        <w:left w:val="none" w:sz="0" w:space="0" w:color="auto"/>
        <w:bottom w:val="none" w:sz="0" w:space="0" w:color="auto"/>
        <w:right w:val="none" w:sz="0" w:space="0" w:color="auto"/>
      </w:divBdr>
    </w:div>
    <w:div w:id="1747798857">
      <w:bodyDiv w:val="1"/>
      <w:marLeft w:val="0"/>
      <w:marRight w:val="0"/>
      <w:marTop w:val="0"/>
      <w:marBottom w:val="0"/>
      <w:divBdr>
        <w:top w:val="none" w:sz="0" w:space="0" w:color="auto"/>
        <w:left w:val="none" w:sz="0" w:space="0" w:color="auto"/>
        <w:bottom w:val="none" w:sz="0" w:space="0" w:color="auto"/>
        <w:right w:val="none" w:sz="0" w:space="0" w:color="auto"/>
      </w:divBdr>
    </w:div>
    <w:div w:id="2054037976">
      <w:bodyDiv w:val="1"/>
      <w:marLeft w:val="0"/>
      <w:marRight w:val="0"/>
      <w:marTop w:val="0"/>
      <w:marBottom w:val="0"/>
      <w:divBdr>
        <w:top w:val="none" w:sz="0" w:space="0" w:color="auto"/>
        <w:left w:val="none" w:sz="0" w:space="0" w:color="auto"/>
        <w:bottom w:val="none" w:sz="0" w:space="0" w:color="auto"/>
        <w:right w:val="none" w:sz="0" w:space="0" w:color="auto"/>
      </w:divBdr>
      <w:divsChild>
        <w:div w:id="1545366085">
          <w:marLeft w:val="0"/>
          <w:marRight w:val="0"/>
          <w:marTop w:val="0"/>
          <w:marBottom w:val="0"/>
          <w:divBdr>
            <w:top w:val="none" w:sz="0" w:space="0" w:color="auto"/>
            <w:left w:val="none" w:sz="0" w:space="0" w:color="auto"/>
            <w:bottom w:val="none" w:sz="0" w:space="0" w:color="auto"/>
            <w:right w:val="none" w:sz="0" w:space="0" w:color="auto"/>
          </w:divBdr>
          <w:divsChild>
            <w:div w:id="17566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fontTable" Target="fontTable.xml"/><Relationship Id="rId21" Type="http://schemas.microsoft.com/office/2011/relationships/people" Target="people.xml"/><Relationship Id="rId2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EB79FF-DA66-DB48-B23F-A460095A9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35</Pages>
  <Words>15126</Words>
  <Characters>83198</Characters>
  <Application>Microsoft Macintosh Word</Application>
  <DocSecurity>0</DocSecurity>
  <Lines>693</Lines>
  <Paragraphs>196</Paragraphs>
  <ScaleCrop>false</ScaleCrop>
  <HeadingPairs>
    <vt:vector size="4" baseType="variant">
      <vt:variant>
        <vt:lpstr>Titre</vt:lpstr>
      </vt:variant>
      <vt:variant>
        <vt:i4>1</vt:i4>
      </vt:variant>
      <vt:variant>
        <vt:lpstr>Headings</vt:lpstr>
      </vt:variant>
      <vt:variant>
        <vt:i4>13</vt:i4>
      </vt:variant>
    </vt:vector>
  </HeadingPairs>
  <TitlesOfParts>
    <vt:vector size="14" baseType="lpstr">
      <vt:lpstr>Measurement of 129Xe Gas Apparent Diffusion Coefficient Anisotropy in an Elastase-Instilled Rat Model of Emphysema</vt:lpstr>
      <vt:lpstr>INTRODUCTION</vt:lpstr>
      <vt:lpstr>THEORY</vt:lpstr>
      <vt:lpstr>METHODS</vt:lpstr>
      <vt:lpstr>    Uniform Protocols</vt:lpstr>
      <vt:lpstr>    Protocol Optimization</vt:lpstr>
      <vt:lpstr>    Monte Carlo Simulations</vt:lpstr>
      <vt:lpstr>RESULTS</vt:lpstr>
      <vt:lpstr>    Uniform Protocols</vt:lpstr>
      <vt:lpstr>    Protocol Optimization</vt:lpstr>
      <vt:lpstr>    Monte Carlo Simulations</vt:lpstr>
      <vt:lpstr>DISCUSSION</vt:lpstr>
      <vt:lpstr>REFERENCES</vt:lpstr>
      <vt:lpstr>FIGURE LEGEND</vt:lpstr>
    </vt:vector>
  </TitlesOfParts>
  <Company>Imaging Research</Company>
  <LinksUpToDate>false</LinksUpToDate>
  <CharactersWithSpaces>98128</CharactersWithSpaces>
  <SharedDoc>false</SharedDoc>
  <HLinks>
    <vt:vector size="414" baseType="variant">
      <vt:variant>
        <vt:i4>7602274</vt:i4>
      </vt:variant>
      <vt:variant>
        <vt:i4>390</vt:i4>
      </vt:variant>
      <vt:variant>
        <vt:i4>0</vt:i4>
      </vt:variant>
      <vt:variant>
        <vt:i4>5</vt:i4>
      </vt:variant>
      <vt:variant>
        <vt:lpwstr/>
      </vt:variant>
      <vt:variant>
        <vt:lpwstr>_ENREF_1_46</vt:lpwstr>
      </vt:variant>
      <vt:variant>
        <vt:i4>7536749</vt:i4>
      </vt:variant>
      <vt:variant>
        <vt:i4>384</vt:i4>
      </vt:variant>
      <vt:variant>
        <vt:i4>0</vt:i4>
      </vt:variant>
      <vt:variant>
        <vt:i4>5</vt:i4>
      </vt:variant>
      <vt:variant>
        <vt:lpwstr/>
      </vt:variant>
      <vt:variant>
        <vt:lpwstr>_ENREF_1_39</vt:lpwstr>
      </vt:variant>
      <vt:variant>
        <vt:i4>7602273</vt:i4>
      </vt:variant>
      <vt:variant>
        <vt:i4>378</vt:i4>
      </vt:variant>
      <vt:variant>
        <vt:i4>0</vt:i4>
      </vt:variant>
      <vt:variant>
        <vt:i4>5</vt:i4>
      </vt:variant>
      <vt:variant>
        <vt:lpwstr/>
      </vt:variant>
      <vt:variant>
        <vt:lpwstr>_ENREF_1_45</vt:lpwstr>
      </vt:variant>
      <vt:variant>
        <vt:i4>7929940</vt:i4>
      </vt:variant>
      <vt:variant>
        <vt:i4>372</vt:i4>
      </vt:variant>
      <vt:variant>
        <vt:i4>0</vt:i4>
      </vt:variant>
      <vt:variant>
        <vt:i4>5</vt:i4>
      </vt:variant>
      <vt:variant>
        <vt:lpwstr/>
      </vt:variant>
      <vt:variant>
        <vt:lpwstr>_ENREF_1_9</vt:lpwstr>
      </vt:variant>
      <vt:variant>
        <vt:i4>7536739</vt:i4>
      </vt:variant>
      <vt:variant>
        <vt:i4>366</vt:i4>
      </vt:variant>
      <vt:variant>
        <vt:i4>0</vt:i4>
      </vt:variant>
      <vt:variant>
        <vt:i4>5</vt:i4>
      </vt:variant>
      <vt:variant>
        <vt:lpwstr/>
      </vt:variant>
      <vt:variant>
        <vt:lpwstr>_ENREF_1_37</vt:lpwstr>
      </vt:variant>
      <vt:variant>
        <vt:i4>7602272</vt:i4>
      </vt:variant>
      <vt:variant>
        <vt:i4>360</vt:i4>
      </vt:variant>
      <vt:variant>
        <vt:i4>0</vt:i4>
      </vt:variant>
      <vt:variant>
        <vt:i4>5</vt:i4>
      </vt:variant>
      <vt:variant>
        <vt:lpwstr/>
      </vt:variant>
      <vt:variant>
        <vt:lpwstr>_ENREF_1_44</vt:lpwstr>
      </vt:variant>
      <vt:variant>
        <vt:i4>7536738</vt:i4>
      </vt:variant>
      <vt:variant>
        <vt:i4>354</vt:i4>
      </vt:variant>
      <vt:variant>
        <vt:i4>0</vt:i4>
      </vt:variant>
      <vt:variant>
        <vt:i4>5</vt:i4>
      </vt:variant>
      <vt:variant>
        <vt:lpwstr/>
      </vt:variant>
      <vt:variant>
        <vt:lpwstr>_ENREF_1_36</vt:lpwstr>
      </vt:variant>
      <vt:variant>
        <vt:i4>7602279</vt:i4>
      </vt:variant>
      <vt:variant>
        <vt:i4>348</vt:i4>
      </vt:variant>
      <vt:variant>
        <vt:i4>0</vt:i4>
      </vt:variant>
      <vt:variant>
        <vt:i4>5</vt:i4>
      </vt:variant>
      <vt:variant>
        <vt:lpwstr/>
      </vt:variant>
      <vt:variant>
        <vt:lpwstr>_ENREF_1_43</vt:lpwstr>
      </vt:variant>
      <vt:variant>
        <vt:i4>7602278</vt:i4>
      </vt:variant>
      <vt:variant>
        <vt:i4>342</vt:i4>
      </vt:variant>
      <vt:variant>
        <vt:i4>0</vt:i4>
      </vt:variant>
      <vt:variant>
        <vt:i4>5</vt:i4>
      </vt:variant>
      <vt:variant>
        <vt:lpwstr/>
      </vt:variant>
      <vt:variant>
        <vt:lpwstr>_ENREF_1_42</vt:lpwstr>
      </vt:variant>
      <vt:variant>
        <vt:i4>7602277</vt:i4>
      </vt:variant>
      <vt:variant>
        <vt:i4>336</vt:i4>
      </vt:variant>
      <vt:variant>
        <vt:i4>0</vt:i4>
      </vt:variant>
      <vt:variant>
        <vt:i4>5</vt:i4>
      </vt:variant>
      <vt:variant>
        <vt:lpwstr/>
      </vt:variant>
      <vt:variant>
        <vt:lpwstr>_ENREF_1_41</vt:lpwstr>
      </vt:variant>
      <vt:variant>
        <vt:i4>7405668</vt:i4>
      </vt:variant>
      <vt:variant>
        <vt:i4>333</vt:i4>
      </vt:variant>
      <vt:variant>
        <vt:i4>0</vt:i4>
      </vt:variant>
      <vt:variant>
        <vt:i4>5</vt:i4>
      </vt:variant>
      <vt:variant>
        <vt:lpwstr/>
      </vt:variant>
      <vt:variant>
        <vt:lpwstr>_ENREF_1_10</vt:lpwstr>
      </vt:variant>
      <vt:variant>
        <vt:i4>7340098</vt:i4>
      </vt:variant>
      <vt:variant>
        <vt:i4>323</vt:i4>
      </vt:variant>
      <vt:variant>
        <vt:i4>0</vt:i4>
      </vt:variant>
      <vt:variant>
        <vt:i4>5</vt:i4>
      </vt:variant>
      <vt:variant>
        <vt:lpwstr>javascript:openContact('9DCA90BD256C0417C12570260032CBDF',true)</vt:lpwstr>
      </vt:variant>
      <vt:variant>
        <vt:lpwstr/>
      </vt:variant>
      <vt:variant>
        <vt:i4>7602276</vt:i4>
      </vt:variant>
      <vt:variant>
        <vt:i4>319</vt:i4>
      </vt:variant>
      <vt:variant>
        <vt:i4>0</vt:i4>
      </vt:variant>
      <vt:variant>
        <vt:i4>5</vt:i4>
      </vt:variant>
      <vt:variant>
        <vt:lpwstr/>
      </vt:variant>
      <vt:variant>
        <vt:lpwstr>_ENREF_1_40</vt:lpwstr>
      </vt:variant>
      <vt:variant>
        <vt:i4>7929940</vt:i4>
      </vt:variant>
      <vt:variant>
        <vt:i4>313</vt:i4>
      </vt:variant>
      <vt:variant>
        <vt:i4>0</vt:i4>
      </vt:variant>
      <vt:variant>
        <vt:i4>5</vt:i4>
      </vt:variant>
      <vt:variant>
        <vt:lpwstr/>
      </vt:variant>
      <vt:variant>
        <vt:lpwstr>_ENREF_1_9</vt:lpwstr>
      </vt:variant>
      <vt:variant>
        <vt:i4>7536749</vt:i4>
      </vt:variant>
      <vt:variant>
        <vt:i4>307</vt:i4>
      </vt:variant>
      <vt:variant>
        <vt:i4>0</vt:i4>
      </vt:variant>
      <vt:variant>
        <vt:i4>5</vt:i4>
      </vt:variant>
      <vt:variant>
        <vt:lpwstr/>
      </vt:variant>
      <vt:variant>
        <vt:lpwstr>_ENREF_1_39</vt:lpwstr>
      </vt:variant>
      <vt:variant>
        <vt:i4>7536749</vt:i4>
      </vt:variant>
      <vt:variant>
        <vt:i4>301</vt:i4>
      </vt:variant>
      <vt:variant>
        <vt:i4>0</vt:i4>
      </vt:variant>
      <vt:variant>
        <vt:i4>5</vt:i4>
      </vt:variant>
      <vt:variant>
        <vt:lpwstr/>
      </vt:variant>
      <vt:variant>
        <vt:lpwstr>_ENREF_1_39</vt:lpwstr>
      </vt:variant>
      <vt:variant>
        <vt:i4>7536748</vt:i4>
      </vt:variant>
      <vt:variant>
        <vt:i4>295</vt:i4>
      </vt:variant>
      <vt:variant>
        <vt:i4>0</vt:i4>
      </vt:variant>
      <vt:variant>
        <vt:i4>5</vt:i4>
      </vt:variant>
      <vt:variant>
        <vt:lpwstr/>
      </vt:variant>
      <vt:variant>
        <vt:lpwstr>_ENREF_1_38</vt:lpwstr>
      </vt:variant>
      <vt:variant>
        <vt:i4>7471212</vt:i4>
      </vt:variant>
      <vt:variant>
        <vt:i4>287</vt:i4>
      </vt:variant>
      <vt:variant>
        <vt:i4>0</vt:i4>
      </vt:variant>
      <vt:variant>
        <vt:i4>5</vt:i4>
      </vt:variant>
      <vt:variant>
        <vt:lpwstr/>
      </vt:variant>
      <vt:variant>
        <vt:lpwstr>_ENREF_1_28</vt:lpwstr>
      </vt:variant>
      <vt:variant>
        <vt:i4>7536743</vt:i4>
      </vt:variant>
      <vt:variant>
        <vt:i4>278</vt:i4>
      </vt:variant>
      <vt:variant>
        <vt:i4>0</vt:i4>
      </vt:variant>
      <vt:variant>
        <vt:i4>5</vt:i4>
      </vt:variant>
      <vt:variant>
        <vt:lpwstr/>
      </vt:variant>
      <vt:variant>
        <vt:lpwstr>_ENREF_1_33</vt:lpwstr>
      </vt:variant>
      <vt:variant>
        <vt:i4>7536743</vt:i4>
      </vt:variant>
      <vt:variant>
        <vt:i4>272</vt:i4>
      </vt:variant>
      <vt:variant>
        <vt:i4>0</vt:i4>
      </vt:variant>
      <vt:variant>
        <vt:i4>5</vt:i4>
      </vt:variant>
      <vt:variant>
        <vt:lpwstr/>
      </vt:variant>
      <vt:variant>
        <vt:lpwstr>_ENREF_1_33</vt:lpwstr>
      </vt:variant>
      <vt:variant>
        <vt:i4>7405668</vt:i4>
      </vt:variant>
      <vt:variant>
        <vt:i4>266</vt:i4>
      </vt:variant>
      <vt:variant>
        <vt:i4>0</vt:i4>
      </vt:variant>
      <vt:variant>
        <vt:i4>5</vt:i4>
      </vt:variant>
      <vt:variant>
        <vt:lpwstr/>
      </vt:variant>
      <vt:variant>
        <vt:lpwstr>_ENREF_1_10</vt:lpwstr>
      </vt:variant>
      <vt:variant>
        <vt:i4>7536736</vt:i4>
      </vt:variant>
      <vt:variant>
        <vt:i4>260</vt:i4>
      </vt:variant>
      <vt:variant>
        <vt:i4>0</vt:i4>
      </vt:variant>
      <vt:variant>
        <vt:i4>5</vt:i4>
      </vt:variant>
      <vt:variant>
        <vt:lpwstr/>
      </vt:variant>
      <vt:variant>
        <vt:lpwstr>_ENREF_1_34</vt:lpwstr>
      </vt:variant>
      <vt:variant>
        <vt:i4>7536743</vt:i4>
      </vt:variant>
      <vt:variant>
        <vt:i4>257</vt:i4>
      </vt:variant>
      <vt:variant>
        <vt:i4>0</vt:i4>
      </vt:variant>
      <vt:variant>
        <vt:i4>5</vt:i4>
      </vt:variant>
      <vt:variant>
        <vt:lpwstr/>
      </vt:variant>
      <vt:variant>
        <vt:lpwstr>_ENREF_1_33</vt:lpwstr>
      </vt:variant>
      <vt:variant>
        <vt:i4>7471212</vt:i4>
      </vt:variant>
      <vt:variant>
        <vt:i4>251</vt:i4>
      </vt:variant>
      <vt:variant>
        <vt:i4>0</vt:i4>
      </vt:variant>
      <vt:variant>
        <vt:i4>5</vt:i4>
      </vt:variant>
      <vt:variant>
        <vt:lpwstr/>
      </vt:variant>
      <vt:variant>
        <vt:lpwstr>_ENREF_1_28</vt:lpwstr>
      </vt:variant>
      <vt:variant>
        <vt:i4>7405670</vt:i4>
      </vt:variant>
      <vt:variant>
        <vt:i4>245</vt:i4>
      </vt:variant>
      <vt:variant>
        <vt:i4>0</vt:i4>
      </vt:variant>
      <vt:variant>
        <vt:i4>5</vt:i4>
      </vt:variant>
      <vt:variant>
        <vt:lpwstr/>
      </vt:variant>
      <vt:variant>
        <vt:lpwstr>_ENREF_1_12</vt:lpwstr>
      </vt:variant>
      <vt:variant>
        <vt:i4>7471212</vt:i4>
      </vt:variant>
      <vt:variant>
        <vt:i4>239</vt:i4>
      </vt:variant>
      <vt:variant>
        <vt:i4>0</vt:i4>
      </vt:variant>
      <vt:variant>
        <vt:i4>5</vt:i4>
      </vt:variant>
      <vt:variant>
        <vt:lpwstr/>
      </vt:variant>
      <vt:variant>
        <vt:lpwstr>_ENREF_1_28</vt:lpwstr>
      </vt:variant>
      <vt:variant>
        <vt:i4>7536739</vt:i4>
      </vt:variant>
      <vt:variant>
        <vt:i4>233</vt:i4>
      </vt:variant>
      <vt:variant>
        <vt:i4>0</vt:i4>
      </vt:variant>
      <vt:variant>
        <vt:i4>5</vt:i4>
      </vt:variant>
      <vt:variant>
        <vt:lpwstr/>
      </vt:variant>
      <vt:variant>
        <vt:lpwstr>_ENREF_1_37</vt:lpwstr>
      </vt:variant>
      <vt:variant>
        <vt:i4>7536738</vt:i4>
      </vt:variant>
      <vt:variant>
        <vt:i4>227</vt:i4>
      </vt:variant>
      <vt:variant>
        <vt:i4>0</vt:i4>
      </vt:variant>
      <vt:variant>
        <vt:i4>5</vt:i4>
      </vt:variant>
      <vt:variant>
        <vt:lpwstr/>
      </vt:variant>
      <vt:variant>
        <vt:lpwstr>_ENREF_1_36</vt:lpwstr>
      </vt:variant>
      <vt:variant>
        <vt:i4>7536737</vt:i4>
      </vt:variant>
      <vt:variant>
        <vt:i4>221</vt:i4>
      </vt:variant>
      <vt:variant>
        <vt:i4>0</vt:i4>
      </vt:variant>
      <vt:variant>
        <vt:i4>5</vt:i4>
      </vt:variant>
      <vt:variant>
        <vt:lpwstr/>
      </vt:variant>
      <vt:variant>
        <vt:lpwstr>_ENREF_1_35</vt:lpwstr>
      </vt:variant>
      <vt:variant>
        <vt:i4>7536736</vt:i4>
      </vt:variant>
      <vt:variant>
        <vt:i4>215</vt:i4>
      </vt:variant>
      <vt:variant>
        <vt:i4>0</vt:i4>
      </vt:variant>
      <vt:variant>
        <vt:i4>5</vt:i4>
      </vt:variant>
      <vt:variant>
        <vt:lpwstr/>
      </vt:variant>
      <vt:variant>
        <vt:lpwstr>_ENREF_1_34</vt:lpwstr>
      </vt:variant>
      <vt:variant>
        <vt:i4>7536743</vt:i4>
      </vt:variant>
      <vt:variant>
        <vt:i4>212</vt:i4>
      </vt:variant>
      <vt:variant>
        <vt:i4>0</vt:i4>
      </vt:variant>
      <vt:variant>
        <vt:i4>5</vt:i4>
      </vt:variant>
      <vt:variant>
        <vt:lpwstr/>
      </vt:variant>
      <vt:variant>
        <vt:lpwstr>_ENREF_1_33</vt:lpwstr>
      </vt:variant>
      <vt:variant>
        <vt:i4>7536742</vt:i4>
      </vt:variant>
      <vt:variant>
        <vt:i4>206</vt:i4>
      </vt:variant>
      <vt:variant>
        <vt:i4>0</vt:i4>
      </vt:variant>
      <vt:variant>
        <vt:i4>5</vt:i4>
      </vt:variant>
      <vt:variant>
        <vt:lpwstr/>
      </vt:variant>
      <vt:variant>
        <vt:lpwstr>_ENREF_1_32</vt:lpwstr>
      </vt:variant>
      <vt:variant>
        <vt:i4>7536741</vt:i4>
      </vt:variant>
      <vt:variant>
        <vt:i4>200</vt:i4>
      </vt:variant>
      <vt:variant>
        <vt:i4>0</vt:i4>
      </vt:variant>
      <vt:variant>
        <vt:i4>5</vt:i4>
      </vt:variant>
      <vt:variant>
        <vt:lpwstr/>
      </vt:variant>
      <vt:variant>
        <vt:lpwstr>_ENREF_1_31</vt:lpwstr>
      </vt:variant>
      <vt:variant>
        <vt:i4>7536740</vt:i4>
      </vt:variant>
      <vt:variant>
        <vt:i4>194</vt:i4>
      </vt:variant>
      <vt:variant>
        <vt:i4>0</vt:i4>
      </vt:variant>
      <vt:variant>
        <vt:i4>5</vt:i4>
      </vt:variant>
      <vt:variant>
        <vt:lpwstr/>
      </vt:variant>
      <vt:variant>
        <vt:lpwstr>_ENREF_1_30</vt:lpwstr>
      </vt:variant>
      <vt:variant>
        <vt:i4>7536740</vt:i4>
      </vt:variant>
      <vt:variant>
        <vt:i4>188</vt:i4>
      </vt:variant>
      <vt:variant>
        <vt:i4>0</vt:i4>
      </vt:variant>
      <vt:variant>
        <vt:i4>5</vt:i4>
      </vt:variant>
      <vt:variant>
        <vt:lpwstr/>
      </vt:variant>
      <vt:variant>
        <vt:lpwstr>_ENREF_1_30</vt:lpwstr>
      </vt:variant>
      <vt:variant>
        <vt:i4>7471213</vt:i4>
      </vt:variant>
      <vt:variant>
        <vt:i4>182</vt:i4>
      </vt:variant>
      <vt:variant>
        <vt:i4>0</vt:i4>
      </vt:variant>
      <vt:variant>
        <vt:i4>5</vt:i4>
      </vt:variant>
      <vt:variant>
        <vt:lpwstr/>
      </vt:variant>
      <vt:variant>
        <vt:lpwstr>_ENREF_1_29</vt:lpwstr>
      </vt:variant>
      <vt:variant>
        <vt:i4>7471212</vt:i4>
      </vt:variant>
      <vt:variant>
        <vt:i4>176</vt:i4>
      </vt:variant>
      <vt:variant>
        <vt:i4>0</vt:i4>
      </vt:variant>
      <vt:variant>
        <vt:i4>5</vt:i4>
      </vt:variant>
      <vt:variant>
        <vt:lpwstr/>
      </vt:variant>
      <vt:variant>
        <vt:lpwstr>_ENREF_1_28</vt:lpwstr>
      </vt:variant>
      <vt:variant>
        <vt:i4>7471203</vt:i4>
      </vt:variant>
      <vt:variant>
        <vt:i4>173</vt:i4>
      </vt:variant>
      <vt:variant>
        <vt:i4>0</vt:i4>
      </vt:variant>
      <vt:variant>
        <vt:i4>5</vt:i4>
      </vt:variant>
      <vt:variant>
        <vt:lpwstr/>
      </vt:variant>
      <vt:variant>
        <vt:lpwstr>_ENREF_1_27</vt:lpwstr>
      </vt:variant>
      <vt:variant>
        <vt:i4>7471202</vt:i4>
      </vt:variant>
      <vt:variant>
        <vt:i4>165</vt:i4>
      </vt:variant>
      <vt:variant>
        <vt:i4>0</vt:i4>
      </vt:variant>
      <vt:variant>
        <vt:i4>5</vt:i4>
      </vt:variant>
      <vt:variant>
        <vt:lpwstr/>
      </vt:variant>
      <vt:variant>
        <vt:lpwstr>_ENREF_1_26</vt:lpwstr>
      </vt:variant>
      <vt:variant>
        <vt:i4>7471201</vt:i4>
      </vt:variant>
      <vt:variant>
        <vt:i4>159</vt:i4>
      </vt:variant>
      <vt:variant>
        <vt:i4>0</vt:i4>
      </vt:variant>
      <vt:variant>
        <vt:i4>5</vt:i4>
      </vt:variant>
      <vt:variant>
        <vt:lpwstr/>
      </vt:variant>
      <vt:variant>
        <vt:lpwstr>_ENREF_1_25</vt:lpwstr>
      </vt:variant>
      <vt:variant>
        <vt:i4>7471200</vt:i4>
      </vt:variant>
      <vt:variant>
        <vt:i4>156</vt:i4>
      </vt:variant>
      <vt:variant>
        <vt:i4>0</vt:i4>
      </vt:variant>
      <vt:variant>
        <vt:i4>5</vt:i4>
      </vt:variant>
      <vt:variant>
        <vt:lpwstr/>
      </vt:variant>
      <vt:variant>
        <vt:lpwstr>_ENREF_1_24</vt:lpwstr>
      </vt:variant>
      <vt:variant>
        <vt:i4>7405668</vt:i4>
      </vt:variant>
      <vt:variant>
        <vt:i4>147</vt:i4>
      </vt:variant>
      <vt:variant>
        <vt:i4>0</vt:i4>
      </vt:variant>
      <vt:variant>
        <vt:i4>5</vt:i4>
      </vt:variant>
      <vt:variant>
        <vt:lpwstr/>
      </vt:variant>
      <vt:variant>
        <vt:lpwstr>_ENREF_1_10</vt:lpwstr>
      </vt:variant>
      <vt:variant>
        <vt:i4>7471207</vt:i4>
      </vt:variant>
      <vt:variant>
        <vt:i4>141</vt:i4>
      </vt:variant>
      <vt:variant>
        <vt:i4>0</vt:i4>
      </vt:variant>
      <vt:variant>
        <vt:i4>5</vt:i4>
      </vt:variant>
      <vt:variant>
        <vt:lpwstr/>
      </vt:variant>
      <vt:variant>
        <vt:lpwstr>_ENREF_1_23</vt:lpwstr>
      </vt:variant>
      <vt:variant>
        <vt:i4>7471206</vt:i4>
      </vt:variant>
      <vt:variant>
        <vt:i4>138</vt:i4>
      </vt:variant>
      <vt:variant>
        <vt:i4>0</vt:i4>
      </vt:variant>
      <vt:variant>
        <vt:i4>5</vt:i4>
      </vt:variant>
      <vt:variant>
        <vt:lpwstr/>
      </vt:variant>
      <vt:variant>
        <vt:lpwstr>_ENREF_1_22</vt:lpwstr>
      </vt:variant>
      <vt:variant>
        <vt:i4>7471205</vt:i4>
      </vt:variant>
      <vt:variant>
        <vt:i4>130</vt:i4>
      </vt:variant>
      <vt:variant>
        <vt:i4>0</vt:i4>
      </vt:variant>
      <vt:variant>
        <vt:i4>5</vt:i4>
      </vt:variant>
      <vt:variant>
        <vt:lpwstr/>
      </vt:variant>
      <vt:variant>
        <vt:lpwstr>_ENREF_1_21</vt:lpwstr>
      </vt:variant>
      <vt:variant>
        <vt:i4>7471204</vt:i4>
      </vt:variant>
      <vt:variant>
        <vt:i4>124</vt:i4>
      </vt:variant>
      <vt:variant>
        <vt:i4>0</vt:i4>
      </vt:variant>
      <vt:variant>
        <vt:i4>5</vt:i4>
      </vt:variant>
      <vt:variant>
        <vt:lpwstr/>
      </vt:variant>
      <vt:variant>
        <vt:lpwstr>_ENREF_1_20</vt:lpwstr>
      </vt:variant>
      <vt:variant>
        <vt:i4>7405677</vt:i4>
      </vt:variant>
      <vt:variant>
        <vt:i4>121</vt:i4>
      </vt:variant>
      <vt:variant>
        <vt:i4>0</vt:i4>
      </vt:variant>
      <vt:variant>
        <vt:i4>5</vt:i4>
      </vt:variant>
      <vt:variant>
        <vt:lpwstr/>
      </vt:variant>
      <vt:variant>
        <vt:lpwstr>_ENREF_1_19</vt:lpwstr>
      </vt:variant>
      <vt:variant>
        <vt:i4>7405676</vt:i4>
      </vt:variant>
      <vt:variant>
        <vt:i4>113</vt:i4>
      </vt:variant>
      <vt:variant>
        <vt:i4>0</vt:i4>
      </vt:variant>
      <vt:variant>
        <vt:i4>5</vt:i4>
      </vt:variant>
      <vt:variant>
        <vt:lpwstr/>
      </vt:variant>
      <vt:variant>
        <vt:lpwstr>_ENREF_1_18</vt:lpwstr>
      </vt:variant>
      <vt:variant>
        <vt:i4>7405667</vt:i4>
      </vt:variant>
      <vt:variant>
        <vt:i4>110</vt:i4>
      </vt:variant>
      <vt:variant>
        <vt:i4>0</vt:i4>
      </vt:variant>
      <vt:variant>
        <vt:i4>5</vt:i4>
      </vt:variant>
      <vt:variant>
        <vt:lpwstr/>
      </vt:variant>
      <vt:variant>
        <vt:lpwstr>_ENREF_1_17</vt:lpwstr>
      </vt:variant>
      <vt:variant>
        <vt:i4>7405666</vt:i4>
      </vt:variant>
      <vt:variant>
        <vt:i4>102</vt:i4>
      </vt:variant>
      <vt:variant>
        <vt:i4>0</vt:i4>
      </vt:variant>
      <vt:variant>
        <vt:i4>5</vt:i4>
      </vt:variant>
      <vt:variant>
        <vt:lpwstr/>
      </vt:variant>
      <vt:variant>
        <vt:lpwstr>_ENREF_1_16</vt:lpwstr>
      </vt:variant>
      <vt:variant>
        <vt:i4>7405665</vt:i4>
      </vt:variant>
      <vt:variant>
        <vt:i4>94</vt:i4>
      </vt:variant>
      <vt:variant>
        <vt:i4>0</vt:i4>
      </vt:variant>
      <vt:variant>
        <vt:i4>5</vt:i4>
      </vt:variant>
      <vt:variant>
        <vt:lpwstr/>
      </vt:variant>
      <vt:variant>
        <vt:lpwstr>_ENREF_1_15</vt:lpwstr>
      </vt:variant>
      <vt:variant>
        <vt:i4>7405664</vt:i4>
      </vt:variant>
      <vt:variant>
        <vt:i4>91</vt:i4>
      </vt:variant>
      <vt:variant>
        <vt:i4>0</vt:i4>
      </vt:variant>
      <vt:variant>
        <vt:i4>5</vt:i4>
      </vt:variant>
      <vt:variant>
        <vt:lpwstr/>
      </vt:variant>
      <vt:variant>
        <vt:lpwstr>_ENREF_1_14</vt:lpwstr>
      </vt:variant>
      <vt:variant>
        <vt:i4>7405669</vt:i4>
      </vt:variant>
      <vt:variant>
        <vt:i4>83</vt:i4>
      </vt:variant>
      <vt:variant>
        <vt:i4>0</vt:i4>
      </vt:variant>
      <vt:variant>
        <vt:i4>5</vt:i4>
      </vt:variant>
      <vt:variant>
        <vt:lpwstr/>
      </vt:variant>
      <vt:variant>
        <vt:lpwstr>_ENREF_1_11</vt:lpwstr>
      </vt:variant>
      <vt:variant>
        <vt:i4>7667796</vt:i4>
      </vt:variant>
      <vt:variant>
        <vt:i4>80</vt:i4>
      </vt:variant>
      <vt:variant>
        <vt:i4>0</vt:i4>
      </vt:variant>
      <vt:variant>
        <vt:i4>5</vt:i4>
      </vt:variant>
      <vt:variant>
        <vt:lpwstr/>
      </vt:variant>
      <vt:variant>
        <vt:lpwstr>_ENREF_1_5</vt:lpwstr>
      </vt:variant>
      <vt:variant>
        <vt:i4>7405668</vt:i4>
      </vt:variant>
      <vt:variant>
        <vt:i4>72</vt:i4>
      </vt:variant>
      <vt:variant>
        <vt:i4>0</vt:i4>
      </vt:variant>
      <vt:variant>
        <vt:i4>5</vt:i4>
      </vt:variant>
      <vt:variant>
        <vt:lpwstr/>
      </vt:variant>
      <vt:variant>
        <vt:lpwstr>_ENREF_1_10</vt:lpwstr>
      </vt:variant>
      <vt:variant>
        <vt:i4>7405665</vt:i4>
      </vt:variant>
      <vt:variant>
        <vt:i4>66</vt:i4>
      </vt:variant>
      <vt:variant>
        <vt:i4>0</vt:i4>
      </vt:variant>
      <vt:variant>
        <vt:i4>5</vt:i4>
      </vt:variant>
      <vt:variant>
        <vt:lpwstr/>
      </vt:variant>
      <vt:variant>
        <vt:lpwstr>_ENREF_1_15</vt:lpwstr>
      </vt:variant>
      <vt:variant>
        <vt:i4>7405664</vt:i4>
      </vt:variant>
      <vt:variant>
        <vt:i4>63</vt:i4>
      </vt:variant>
      <vt:variant>
        <vt:i4>0</vt:i4>
      </vt:variant>
      <vt:variant>
        <vt:i4>5</vt:i4>
      </vt:variant>
      <vt:variant>
        <vt:lpwstr/>
      </vt:variant>
      <vt:variant>
        <vt:lpwstr>_ENREF_1_14</vt:lpwstr>
      </vt:variant>
      <vt:variant>
        <vt:i4>7405669</vt:i4>
      </vt:variant>
      <vt:variant>
        <vt:i4>55</vt:i4>
      </vt:variant>
      <vt:variant>
        <vt:i4>0</vt:i4>
      </vt:variant>
      <vt:variant>
        <vt:i4>5</vt:i4>
      </vt:variant>
      <vt:variant>
        <vt:lpwstr/>
      </vt:variant>
      <vt:variant>
        <vt:lpwstr>_ENREF_1_11</vt:lpwstr>
      </vt:variant>
      <vt:variant>
        <vt:i4>7667796</vt:i4>
      </vt:variant>
      <vt:variant>
        <vt:i4>52</vt:i4>
      </vt:variant>
      <vt:variant>
        <vt:i4>0</vt:i4>
      </vt:variant>
      <vt:variant>
        <vt:i4>5</vt:i4>
      </vt:variant>
      <vt:variant>
        <vt:lpwstr/>
      </vt:variant>
      <vt:variant>
        <vt:lpwstr>_ENREF_1_5</vt:lpwstr>
      </vt:variant>
      <vt:variant>
        <vt:i4>7405668</vt:i4>
      </vt:variant>
      <vt:variant>
        <vt:i4>44</vt:i4>
      </vt:variant>
      <vt:variant>
        <vt:i4>0</vt:i4>
      </vt:variant>
      <vt:variant>
        <vt:i4>5</vt:i4>
      </vt:variant>
      <vt:variant>
        <vt:lpwstr/>
      </vt:variant>
      <vt:variant>
        <vt:lpwstr>_ENREF_1_10</vt:lpwstr>
      </vt:variant>
      <vt:variant>
        <vt:i4>7798868</vt:i4>
      </vt:variant>
      <vt:variant>
        <vt:i4>38</vt:i4>
      </vt:variant>
      <vt:variant>
        <vt:i4>0</vt:i4>
      </vt:variant>
      <vt:variant>
        <vt:i4>5</vt:i4>
      </vt:variant>
      <vt:variant>
        <vt:lpwstr/>
      </vt:variant>
      <vt:variant>
        <vt:lpwstr>_ENREF_1_7</vt:lpwstr>
      </vt:variant>
      <vt:variant>
        <vt:i4>7733332</vt:i4>
      </vt:variant>
      <vt:variant>
        <vt:i4>30</vt:i4>
      </vt:variant>
      <vt:variant>
        <vt:i4>0</vt:i4>
      </vt:variant>
      <vt:variant>
        <vt:i4>5</vt:i4>
      </vt:variant>
      <vt:variant>
        <vt:lpwstr/>
      </vt:variant>
      <vt:variant>
        <vt:lpwstr>_ENREF_1_6</vt:lpwstr>
      </vt:variant>
      <vt:variant>
        <vt:i4>7667796</vt:i4>
      </vt:variant>
      <vt:variant>
        <vt:i4>27</vt:i4>
      </vt:variant>
      <vt:variant>
        <vt:i4>0</vt:i4>
      </vt:variant>
      <vt:variant>
        <vt:i4>5</vt:i4>
      </vt:variant>
      <vt:variant>
        <vt:lpwstr/>
      </vt:variant>
      <vt:variant>
        <vt:lpwstr>_ENREF_1_5</vt:lpwstr>
      </vt:variant>
      <vt:variant>
        <vt:i4>7602260</vt:i4>
      </vt:variant>
      <vt:variant>
        <vt:i4>19</vt:i4>
      </vt:variant>
      <vt:variant>
        <vt:i4>0</vt:i4>
      </vt:variant>
      <vt:variant>
        <vt:i4>5</vt:i4>
      </vt:variant>
      <vt:variant>
        <vt:lpwstr/>
      </vt:variant>
      <vt:variant>
        <vt:lpwstr>_ENREF_1_4</vt:lpwstr>
      </vt:variant>
      <vt:variant>
        <vt:i4>7536724</vt:i4>
      </vt:variant>
      <vt:variant>
        <vt:i4>16</vt:i4>
      </vt:variant>
      <vt:variant>
        <vt:i4>0</vt:i4>
      </vt:variant>
      <vt:variant>
        <vt:i4>5</vt:i4>
      </vt:variant>
      <vt:variant>
        <vt:lpwstr/>
      </vt:variant>
      <vt:variant>
        <vt:lpwstr>_ENREF_1_3</vt:lpwstr>
      </vt:variant>
      <vt:variant>
        <vt:i4>7471188</vt:i4>
      </vt:variant>
      <vt:variant>
        <vt:i4>8</vt:i4>
      </vt:variant>
      <vt:variant>
        <vt:i4>0</vt:i4>
      </vt:variant>
      <vt:variant>
        <vt:i4>5</vt:i4>
      </vt:variant>
      <vt:variant>
        <vt:lpwstr/>
      </vt:variant>
      <vt:variant>
        <vt:lpwstr>_ENREF_1_2</vt:lpwstr>
      </vt:variant>
      <vt:variant>
        <vt:i4>7405652</vt:i4>
      </vt:variant>
      <vt:variant>
        <vt:i4>2</vt:i4>
      </vt:variant>
      <vt:variant>
        <vt:i4>0</vt:i4>
      </vt:variant>
      <vt:variant>
        <vt:i4>5</vt:i4>
      </vt:variant>
      <vt:variant>
        <vt:lpwstr/>
      </vt:variant>
      <vt:variant>
        <vt:lpwstr>_ENREF_1_1</vt:lpwstr>
      </vt:variant>
      <vt:variant>
        <vt:i4>2687097</vt:i4>
      </vt:variant>
      <vt:variant>
        <vt:i4>106046</vt:i4>
      </vt:variant>
      <vt:variant>
        <vt:i4>1034</vt:i4>
      </vt:variant>
      <vt:variant>
        <vt:i4>1</vt:i4>
      </vt:variant>
      <vt:variant>
        <vt:lpwstr>CIV-01-S2-N1-3</vt:lpwstr>
      </vt:variant>
      <vt:variant>
        <vt:lpwstr/>
      </vt:variant>
      <vt:variant>
        <vt:i4>1769511</vt:i4>
      </vt:variant>
      <vt:variant>
        <vt:i4>106060</vt:i4>
      </vt:variant>
      <vt:variant>
        <vt:i4>1035</vt:i4>
      </vt:variant>
      <vt:variant>
        <vt:i4>1</vt:i4>
      </vt:variant>
      <vt:variant>
        <vt:lpwstr>EV-02-S3-N1-2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Measurement of 129Xe Gas Apparent Diffusion Coefficient Anisotropy in an Elastase-Instilled Rat Model of Emphysema</dc:title>
  <dc:subject/>
  <dc:creator>Mathieu Boudreau</dc:creator>
  <cp:keywords/>
  <dc:description/>
  <cp:lastModifiedBy>Mathieu Boudreau</cp:lastModifiedBy>
  <cp:revision>25</cp:revision>
  <cp:lastPrinted>2016-10-18T15:19:00Z</cp:lastPrinted>
  <dcterms:created xsi:type="dcterms:W3CDTF">2017-10-18T18:11:00Z</dcterms:created>
  <dcterms:modified xsi:type="dcterms:W3CDTF">2017-10-18T19:35:00Z</dcterms:modified>
</cp:coreProperties>
</file>